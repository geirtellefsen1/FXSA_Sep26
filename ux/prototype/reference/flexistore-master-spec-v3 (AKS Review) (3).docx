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c5e" w:val="clear"/>
        <w:rPr/>
      </w:pPr>
      <w:r w:rsidDel="00000000" w:rsidR="00000000" w:rsidRPr="00000000">
        <w:rPr>
          <w:rtl w:val="0"/>
        </w:rPr>
      </w:r>
    </w:p>
    <w:p w:rsidR="00000000" w:rsidDel="00000000" w:rsidP="00000000" w:rsidRDefault="00000000" w:rsidRPr="00000000" w14:paraId="00000002">
      <w:pPr>
        <w:shd w:fill="1a3c5e" w:val="clear"/>
        <w:spacing w:after="80" w:before="1200" w:lineRule="auto"/>
        <w:rPr/>
      </w:pPr>
      <w:r w:rsidDel="00000000" w:rsidR="00000000" w:rsidRPr="00000000">
        <w:rPr>
          <w:b w:val="1"/>
          <w:bCs w:val="1"/>
          <w:color w:val="ffffff"/>
          <w:sz w:val="72"/>
          <w:szCs w:val="72"/>
          <w:rtl w:val="0"/>
        </w:rPr>
        <w:t xml:space="preserve">FLEXISTORE SOUTH AFRICA</w:t>
      </w:r>
      <w:r w:rsidDel="00000000" w:rsidR="00000000" w:rsidRPr="00000000">
        <w:rPr>
          <w:rtl w:val="0"/>
        </w:rPr>
      </w:r>
    </w:p>
    <w:p w:rsidR="00000000" w:rsidDel="00000000" w:rsidP="00000000" w:rsidRDefault="00000000" w:rsidRPr="00000000" w14:paraId="00000003">
      <w:pPr>
        <w:shd w:fill="1a3c5e" w:val="clear"/>
        <w:spacing w:after="160" w:lineRule="auto"/>
        <w:rPr/>
      </w:pPr>
      <w:r w:rsidDel="00000000" w:rsidR="00000000" w:rsidRPr="00000000">
        <w:rPr>
          <w:color w:val="aecde8"/>
          <w:sz w:val="36"/>
          <w:szCs w:val="36"/>
          <w:rtl w:val="0"/>
        </w:rPr>
        <w:t xml:space="preserve">Platform Master Specification</w:t>
      </w:r>
      <w:r w:rsidDel="00000000" w:rsidR="00000000" w:rsidRPr="00000000">
        <w:rPr>
          <w:rtl w:val="0"/>
        </w:rPr>
      </w:r>
    </w:p>
    <w:p w:rsidR="00000000" w:rsidDel="00000000" w:rsidP="00000000" w:rsidRDefault="00000000" w:rsidRPr="00000000" w14:paraId="00000004">
      <w:pPr>
        <w:pBdr>
          <w:bottom w:color="e8501a" w:space="0" w:sz="4" w:val="single"/>
        </w:pBdr>
        <w:shd w:fill="1a3c5e" w:val="clear"/>
        <w:spacing w:after="60" w:lineRule="auto"/>
        <w:rPr/>
      </w:pPr>
      <w:r w:rsidDel="00000000" w:rsidR="00000000" w:rsidRPr="00000000">
        <w:rPr>
          <w:rtl w:val="0"/>
        </w:rPr>
      </w:r>
    </w:p>
    <w:p w:rsidR="00000000" w:rsidDel="00000000" w:rsidP="00000000" w:rsidRDefault="00000000" w:rsidRPr="00000000" w14:paraId="00000005">
      <w:pPr>
        <w:shd w:fill="1a3c5e" w:val="clear"/>
        <w:spacing w:after="40" w:before="160" w:lineRule="auto"/>
        <w:rPr/>
      </w:pPr>
      <w:r w:rsidDel="00000000" w:rsidR="00000000" w:rsidRPr="00000000">
        <w:rPr>
          <w:color w:val="ffffff"/>
          <w:sz w:val="24"/>
          <w:szCs w:val="24"/>
          <w:rtl w:val="0"/>
        </w:rPr>
        <w:t xml:space="preserve">Version 3.0  |  March 2026</w:t>
      </w:r>
      <w:r w:rsidDel="00000000" w:rsidR="00000000" w:rsidRPr="00000000">
        <w:rPr>
          <w:rtl w:val="0"/>
        </w:rPr>
      </w:r>
    </w:p>
    <w:p w:rsidR="00000000" w:rsidDel="00000000" w:rsidP="00000000" w:rsidRDefault="00000000" w:rsidRPr="00000000" w14:paraId="00000006">
      <w:pPr>
        <w:shd w:fill="1a3c5e" w:val="clear"/>
        <w:spacing w:after="40" w:lineRule="auto"/>
        <w:rPr/>
      </w:pPr>
      <w:r w:rsidDel="00000000" w:rsidR="00000000" w:rsidRPr="00000000">
        <w:rPr>
          <w:i w:val="1"/>
          <w:iCs w:val="1"/>
          <w:color w:val="aecde8"/>
          <w:rtl w:val="0"/>
        </w:rPr>
        <w:t xml:space="preserve">Confidential — Internal Use Only</w:t>
      </w:r>
      <w:r w:rsidDel="00000000" w:rsidR="00000000" w:rsidRPr="00000000">
        <w:rPr>
          <w:rtl w:val="0"/>
        </w:rPr>
      </w:r>
    </w:p>
    <w:p w:rsidR="00000000" w:rsidDel="00000000" w:rsidP="00000000" w:rsidRDefault="00000000" w:rsidRPr="00000000" w14:paraId="00000007">
      <w:pPr>
        <w:shd w:fill="1a3c5e" w:val="clear"/>
        <w:spacing w:after="800" w:lineRule="auto"/>
        <w:rPr/>
      </w:pPr>
      <w:r w:rsidDel="00000000" w:rsidR="00000000" w:rsidRPr="00000000">
        <w:rPr>
          <w:color w:val="7fa8c9"/>
          <w:sz w:val="20"/>
          <w:szCs w:val="20"/>
          <w:rtl w:val="0"/>
        </w:rPr>
        <w:t xml:space="preserve">Flexistore International | StoreBuild | Flexistore Services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e8501a" w:space="4" w:sz="4" w:val="single"/>
        </w:pBdr>
        <w:rPr/>
      </w:pPr>
      <w:r w:rsidDel="00000000" w:rsidR="00000000" w:rsidRPr="00000000">
        <w:rPr>
          <w:rtl w:val="0"/>
        </w:rPr>
        <w:t xml:space="preserve">Document Control</w:t>
      </w:r>
    </w:p>
    <w:p w:rsidR="00000000" w:rsidDel="00000000" w:rsidP="00000000" w:rsidRDefault="00000000" w:rsidRPr="00000000" w14:paraId="0000000A">
      <w:pPr>
        <w:pStyle w:val="Heading2"/>
        <w:rPr/>
      </w:pPr>
      <w:r w:rsidDel="00000000" w:rsidR="00000000" w:rsidRPr="00000000">
        <w:rPr>
          <w:rtl w:val="0"/>
        </w:rPr>
        <w:t xml:space="preserve">Version History</w:t>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200"/>
        <w:gridCol w:w="4400"/>
        <w:tblGridChange w:id="0">
          <w:tblGrid>
            <w:gridCol w:w="1200"/>
            <w:gridCol w:w="1400"/>
            <w:gridCol w:w="2200"/>
            <w:gridCol w:w="44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0F">
            <w:pPr>
              <w:rPr/>
            </w:pPr>
            <w:r w:rsidDel="00000000" w:rsidR="00000000" w:rsidRPr="00000000">
              <w:rPr>
                <w:sz w:val="20"/>
                <w:szCs w:val="20"/>
                <w:rtl w:val="0"/>
              </w:rPr>
              <w:t xml:space="preserve">1.0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0">
            <w:pPr>
              <w:rPr/>
            </w:pPr>
            <w:r w:rsidDel="00000000" w:rsidR="00000000" w:rsidRPr="00000000">
              <w:rPr>
                <w:sz w:val="20"/>
                <w:szCs w:val="20"/>
                <w:rtl w:val="0"/>
              </w:rPr>
              <w:t xml:space="preserve">March 2026</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1">
            <w:pPr>
              <w:rPr/>
            </w:pPr>
            <w:r w:rsidDel="00000000" w:rsidR="00000000" w:rsidRPr="00000000">
              <w:rPr>
                <w:sz w:val="20"/>
                <w:szCs w:val="20"/>
                <w:rtl w:val="0"/>
              </w:rPr>
              <w:t xml:space="preserve">Geir Tellefsen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2">
            <w:pPr>
              <w:rPr/>
            </w:pPr>
            <w:r w:rsidDel="00000000" w:rsidR="00000000" w:rsidRPr="00000000">
              <w:rPr>
                <w:sz w:val="20"/>
                <w:szCs w:val="20"/>
                <w:rtl w:val="0"/>
              </w:rPr>
              <w:t xml:space="preserve">Initial structure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13">
            <w:pPr>
              <w:rPr/>
            </w:pPr>
            <w:r w:rsidDel="00000000" w:rsidR="00000000" w:rsidRPr="00000000">
              <w:rPr>
                <w:sz w:val="20"/>
                <w:szCs w:val="20"/>
                <w:rtl w:val="0"/>
              </w:rPr>
              <w:t xml:space="preserve">2.0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14">
            <w:pPr>
              <w:rPr/>
            </w:pPr>
            <w:r w:rsidDel="00000000" w:rsidR="00000000" w:rsidRPr="00000000">
              <w:rPr>
                <w:sz w:val="20"/>
                <w:szCs w:val="20"/>
                <w:rtl w:val="0"/>
              </w:rPr>
              <w:t xml:space="preserve">March 2026</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15">
            <w:pPr>
              <w:rPr/>
            </w:pPr>
            <w:r w:rsidDel="00000000" w:rsidR="00000000" w:rsidRPr="00000000">
              <w:rPr>
                <w:sz w:val="20"/>
                <w:szCs w:val="20"/>
                <w:rtl w:val="0"/>
              </w:rPr>
              <w:t xml:space="preserve">Geir Tellefsen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16">
            <w:pPr>
              <w:rPr/>
            </w:pPr>
            <w:r w:rsidDel="00000000" w:rsidR="00000000" w:rsidRPr="00000000">
              <w:rPr>
                <w:sz w:val="20"/>
                <w:szCs w:val="20"/>
                <w:rtl w:val="0"/>
              </w:rPr>
              <w:t xml:space="preserve">Full functional specification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7">
            <w:pPr>
              <w:rPr/>
            </w:pPr>
            <w:r w:rsidDel="00000000" w:rsidR="00000000" w:rsidRPr="00000000">
              <w:rPr>
                <w:sz w:val="20"/>
                <w:szCs w:val="20"/>
                <w:rtl w:val="0"/>
              </w:rPr>
              <w:t xml:space="preserve">3.0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8">
            <w:pPr>
              <w:rPr/>
            </w:pPr>
            <w:r w:rsidDel="00000000" w:rsidR="00000000" w:rsidRPr="00000000">
              <w:rPr>
                <w:sz w:val="20"/>
                <w:szCs w:val="20"/>
                <w:rtl w:val="0"/>
              </w:rPr>
              <w:t xml:space="preserve">March 2026</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9">
            <w:pPr>
              <w:rPr/>
            </w:pPr>
            <w:r w:rsidDel="00000000" w:rsidR="00000000" w:rsidRPr="00000000">
              <w:rPr>
                <w:sz w:val="20"/>
                <w:szCs w:val="20"/>
                <w:rtl w:val="0"/>
              </w:rPr>
              <w:t xml:space="preserve">Geir Tellefsen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1A">
            <w:pPr>
              <w:rPr/>
            </w:pPr>
            <w:r w:rsidDel="00000000" w:rsidR="00000000" w:rsidRPr="00000000">
              <w:rPr>
                <w:sz w:val="20"/>
                <w:szCs w:val="20"/>
                <w:rtl w:val="0"/>
              </w:rPr>
              <w:t xml:space="preserve">Master specification — all addenda integrated</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Status</w:t>
      </w:r>
    </w:p>
    <w:p w:rsidR="00000000" w:rsidDel="00000000" w:rsidP="00000000" w:rsidRDefault="00000000" w:rsidRPr="00000000" w14:paraId="0000001D">
      <w:pPr>
        <w:spacing w:after="100" w:before="60" w:lineRule="auto"/>
        <w:rPr/>
      </w:pPr>
      <w:r w:rsidDel="00000000" w:rsidR="00000000" w:rsidRPr="00000000">
        <w:rPr>
          <w:rtl w:val="0"/>
        </w:rPr>
        <w:t xml:space="preserve">This document is the single authoritative specification for the Flexistore South Africa platform. All previous individual specification documents are superseded by this version.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Intended Audience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Development team — primary reference for all build decisions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General Manager — functional sign-off</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Property owners — Section 13 (Landlord Portal) only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Accountant — Section 10 (Xero) and Section 14 (Payout Module)</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e8501a" w:space="4" w:sz="4" w:val="single"/>
        </w:pBdr>
        <w:rPr/>
      </w:pPr>
      <w:r w:rsidDel="00000000" w:rsidR="00000000" w:rsidRPr="00000000">
        <w:rPr>
          <w:rtl w:val="0"/>
        </w:rPr>
        <w:t xml:space="preserve">1. Introduction</w:t>
      </w:r>
    </w:p>
    <w:p w:rsidR="00000000" w:rsidDel="00000000" w:rsidP="00000000" w:rsidRDefault="00000000" w:rsidRPr="00000000" w14:paraId="00000026">
      <w:pPr>
        <w:pStyle w:val="Heading2"/>
        <w:rPr/>
      </w:pPr>
      <w:r w:rsidDel="00000000" w:rsidR="00000000" w:rsidRPr="00000000">
        <w:rPr>
          <w:rtl w:val="0"/>
        </w:rPr>
        <w:t xml:space="preserve">1.1 Purpose</w:t>
      </w:r>
    </w:p>
    <w:p w:rsidR="00000000" w:rsidDel="00000000" w:rsidP="00000000" w:rsidRDefault="00000000" w:rsidRPr="00000000" w14:paraId="00000027">
      <w:pPr>
        <w:spacing w:after="100" w:before="60" w:lineRule="auto"/>
        <w:rPr/>
      </w:pPr>
      <w:r w:rsidDel="00000000" w:rsidR="00000000" w:rsidRPr="00000000">
        <w:rPr>
          <w:rtl w:val="0"/>
        </w:rPr>
        <w:t xml:space="preserve">This document defines the complete functional, technical, and design requirements for the Flexistore South Africa proprietary platform. It covers all modules from customer sign-up through to property owner payout, and serves as the primary reference for development, testing, and operational handover.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1.2 Scope</w:t>
      </w:r>
    </w:p>
    <w:p w:rsidR="00000000" w:rsidDel="00000000" w:rsidP="00000000" w:rsidRDefault="00000000" w:rsidRPr="00000000" w14:paraId="0000002A">
      <w:pPr>
        <w:spacing w:after="100" w:before="60" w:lineRule="auto"/>
        <w:rPr/>
      </w:pPr>
      <w:r w:rsidDel="00000000" w:rsidR="00000000" w:rsidRPr="00000000">
        <w:rPr>
          <w:rtl w:val="0"/>
        </w:rPr>
        <w:t xml:space="preserve">The platform covers: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Customer relationship management (CRM)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Subscription and billing management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WhatsApp-based door access control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Dynamic and scheduled pricing engines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Business accounts and EFT payment handling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Property owner management and revenue share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Monthly payout module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Customer self-service web portal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Landlord portal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Xero accounting integration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Data migration from Zoho CRM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00" w:before="60" w:lineRule="auto"/>
        <w:rPr/>
      </w:pPr>
      <w:r w:rsidDel="00000000" w:rsidR="00000000" w:rsidRPr="00000000">
        <w:rPr>
          <w:rtl w:val="0"/>
        </w:rPr>
        <w:t xml:space="preserve">Out of scope: the Lovable marketing website (separate team), native mobile application (deferred), FX Gateway API integration (deferred pending StorPro documentation).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1.3 Key Definitions</w:t>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00"/>
        <w:tblGridChange w:id="0">
          <w:tblGrid>
            <w:gridCol w:w="2800"/>
            <w:gridCol w:w="64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3C">
            <w:pPr>
              <w:rPr/>
            </w:pPr>
            <w:r w:rsidDel="00000000" w:rsidR="00000000" w:rsidRPr="00000000">
              <w:rPr>
                <w:sz w:val="20"/>
                <w:szCs w:val="20"/>
                <w:rtl w:val="0"/>
              </w:rPr>
              <w:t xml:space="preserve">Subscription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3D">
            <w:pPr>
              <w:rPr/>
            </w:pPr>
            <w:r w:rsidDel="00000000" w:rsidR="00000000" w:rsidRPr="00000000">
              <w:rPr>
                <w:sz w:val="20"/>
                <w:szCs w:val="20"/>
                <w:rtl w:val="0"/>
              </w:rPr>
              <w:t xml:space="preserve">A customer's rental agreement for a specific unit, with a locked contracted price and billing anchor date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3E">
            <w:pPr>
              <w:rPr/>
            </w:pPr>
            <w:r w:rsidDel="00000000" w:rsidR="00000000" w:rsidRPr="00000000">
              <w:rPr>
                <w:sz w:val="20"/>
                <w:szCs w:val="20"/>
                <w:rtl w:val="0"/>
              </w:rPr>
              <w:t xml:space="preserve">contracted_price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3F">
            <w:pPr>
              <w:rPr/>
            </w:pPr>
            <w:r w:rsidDel="00000000" w:rsidR="00000000" w:rsidRPr="00000000">
              <w:rPr>
                <w:sz w:val="20"/>
                <w:szCs w:val="20"/>
                <w:rtl w:val="0"/>
              </w:rPr>
              <w:t xml:space="preserve">The price a customer pays, locked at sign-up. Never changed by market movements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0">
            <w:pPr>
              <w:rPr/>
            </w:pPr>
            <w:r w:rsidDel="00000000" w:rsidR="00000000" w:rsidRPr="00000000">
              <w:rPr>
                <w:sz w:val="20"/>
                <w:szCs w:val="20"/>
                <w:rtl w:val="0"/>
              </w:rPr>
              <w:t xml:space="preserve">base_price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1">
            <w:pPr>
              <w:rPr/>
            </w:pPr>
            <w:r w:rsidDel="00000000" w:rsidR="00000000" w:rsidRPr="00000000">
              <w:rPr>
                <w:sz w:val="20"/>
                <w:szCs w:val="20"/>
                <w:rtl w:val="0"/>
              </w:rPr>
              <w:t xml:space="preserve">The admin-set baseline price for a unit type at a site. Input to the dynamic pricing engine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2">
            <w:pPr>
              <w:rPr/>
            </w:pPr>
            <w:r w:rsidDel="00000000" w:rsidR="00000000" w:rsidRPr="00000000">
              <w:rPr>
                <w:sz w:val="20"/>
                <w:szCs w:val="20"/>
                <w:rtl w:val="0"/>
              </w:rPr>
              <w:t xml:space="preserve">current_listed_price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3">
            <w:pPr>
              <w:rPr/>
            </w:pPr>
            <w:r w:rsidDel="00000000" w:rsidR="00000000" w:rsidRPr="00000000">
              <w:rPr>
                <w:sz w:val="20"/>
                <w:szCs w:val="20"/>
                <w:rtl w:val="0"/>
              </w:rPr>
              <w:t xml:space="preserve">The price shown to new customers. Output of the dynamic pricing engine (base_price × occupancy multiplier)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4">
            <w:pPr>
              <w:rPr/>
            </w:pPr>
            <w:r w:rsidDel="00000000" w:rsidR="00000000" w:rsidRPr="00000000">
              <w:rPr>
                <w:sz w:val="20"/>
                <w:szCs w:val="20"/>
                <w:rtl w:val="0"/>
              </w:rPr>
              <w:t xml:space="preserve">Revenue Share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5">
            <w:pPr>
              <w:rPr/>
            </w:pPr>
            <w:r w:rsidDel="00000000" w:rsidR="00000000" w:rsidRPr="00000000">
              <w:rPr>
                <w:sz w:val="20"/>
                <w:szCs w:val="20"/>
                <w:rtl w:val="0"/>
              </w:rPr>
              <w:t xml:space="preserve">Property owner receives a % of net rental (after discount) + auction income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6">
            <w:pPr>
              <w:rPr/>
            </w:pPr>
            <w:r w:rsidDel="00000000" w:rsidR="00000000" w:rsidRPr="00000000">
              <w:rPr>
                <w:sz w:val="20"/>
                <w:szCs w:val="20"/>
                <w:rtl w:val="0"/>
              </w:rPr>
              <w:t xml:space="preserve">Cash Basis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7">
            <w:pPr>
              <w:rPr/>
            </w:pPr>
            <w:r w:rsidDel="00000000" w:rsidR="00000000" w:rsidRPr="00000000">
              <w:rPr>
                <w:sz w:val="20"/>
                <w:szCs w:val="20"/>
                <w:rtl w:val="0"/>
              </w:rPr>
              <w:t xml:space="preserve">Payout calculated on actual payments received, not invoices issued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8">
            <w:pPr>
              <w:rPr/>
            </w:pPr>
            <w:r w:rsidDel="00000000" w:rsidR="00000000" w:rsidRPr="00000000">
              <w:rPr>
                <w:sz w:val="20"/>
                <w:szCs w:val="20"/>
                <w:rtl w:val="0"/>
              </w:rPr>
              <w:t xml:space="preserve">Overlock</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9">
            <w:pPr>
              <w:rPr/>
            </w:pPr>
            <w:r w:rsidDel="00000000" w:rsidR="00000000" w:rsidRPr="00000000">
              <w:rPr>
                <w:sz w:val="20"/>
                <w:szCs w:val="20"/>
                <w:rtl w:val="0"/>
              </w:rPr>
              <w:t xml:space="preserve">Active lock command sent to door when account is overdue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A">
            <w:pPr>
              <w:rPr/>
            </w:pPr>
            <w:r w:rsidDel="00000000" w:rsidR="00000000" w:rsidRPr="00000000">
              <w:rPr>
                <w:sz w:val="20"/>
                <w:szCs w:val="20"/>
                <w:rtl w:val="0"/>
              </w:rPr>
              <w:t xml:space="preserve">FX Gateway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B">
            <w:pPr>
              <w:rPr/>
            </w:pPr>
            <w:r w:rsidDel="00000000" w:rsidR="00000000" w:rsidRPr="00000000">
              <w:rPr>
                <w:sz w:val="20"/>
                <w:szCs w:val="20"/>
                <w:rtl w:val="0"/>
              </w:rPr>
              <w:t xml:space="preserve">Flexistore proprietary door controller hardware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C">
            <w:pPr>
              <w:rPr/>
            </w:pPr>
            <w:r w:rsidDel="00000000" w:rsidR="00000000" w:rsidRPr="00000000">
              <w:rPr>
                <w:sz w:val="20"/>
                <w:szCs w:val="20"/>
                <w:rtl w:val="0"/>
              </w:rPr>
              <w:t xml:space="preserve">Billing Day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4D">
            <w:pPr>
              <w:rPr/>
            </w:pPr>
            <w:r w:rsidDel="00000000" w:rsidR="00000000" w:rsidRPr="00000000">
              <w:rPr>
                <w:sz w:val="20"/>
                <w:szCs w:val="20"/>
                <w:rtl w:val="0"/>
              </w:rPr>
              <w:t xml:space="preserve">Day of month on which a customer is invoiced, derived from start date and never changed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E">
            <w:pPr>
              <w:rPr/>
            </w:pPr>
            <w:r w:rsidDel="00000000" w:rsidR="00000000" w:rsidRPr="00000000">
              <w:rPr>
                <w:sz w:val="20"/>
                <w:szCs w:val="20"/>
                <w:rtl w:val="0"/>
              </w:rPr>
              <w:t xml:space="preserve">Pro-rata</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4F">
            <w:pPr>
              <w:rPr/>
            </w:pPr>
            <w:r w:rsidDel="00000000" w:rsidR="00000000" w:rsidRPr="00000000">
              <w:rPr>
                <w:sz w:val="20"/>
                <w:szCs w:val="20"/>
                <w:rtl w:val="0"/>
              </w:rPr>
              <w:t xml:space="preserve">Partial period charge at start or end of subscription, calculated as monthly price ÷ 30 × days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50">
            <w:pPr>
              <w:rPr/>
            </w:pPr>
            <w:r w:rsidDel="00000000" w:rsidR="00000000" w:rsidRPr="00000000">
              <w:rPr>
                <w:sz w:val="20"/>
                <w:szCs w:val="20"/>
                <w:rtl w:val="0"/>
              </w:rPr>
              <w:t xml:space="preserve">EFT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51">
            <w:pPr>
              <w:rPr/>
            </w:pPr>
            <w:r w:rsidDel="00000000" w:rsidR="00000000" w:rsidRPr="00000000">
              <w:rPr>
                <w:sz w:val="20"/>
                <w:szCs w:val="20"/>
                <w:rtl w:val="0"/>
              </w:rPr>
              <w:t xml:space="preserve">Electronic Funds Transfer — manual bank payment, approved per account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52">
            <w:pPr>
              <w:rPr/>
            </w:pPr>
            <w:r w:rsidDel="00000000" w:rsidR="00000000" w:rsidRPr="00000000">
              <w:rPr>
                <w:sz w:val="20"/>
                <w:szCs w:val="20"/>
                <w:rtl w:val="0"/>
              </w:rPr>
              <w:t xml:space="preserve">POPIA</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53">
            <w:pPr>
              <w:rPr/>
            </w:pPr>
            <w:r w:rsidDel="00000000" w:rsidR="00000000" w:rsidRPr="00000000">
              <w:rPr>
                <w:sz w:val="20"/>
                <w:szCs w:val="20"/>
                <w:rtl w:val="0"/>
              </w:rPr>
              <w:t xml:space="preserve">Protection of Personal Information Act — South African data privacy law</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1.4 Constraints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South Africa VAT: 15% applies to all storage rental and applicable additional products (rate configurable in system_config)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POPIA compliance: customer personal data must be handled in accordance with SA data privacy law</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Billing day resolution: a customer billed on the 31st is billed on the last day of any month shorter than 31 days — stored value never changes, resolved at runtime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Soft delete everywhere: no hard deletes anywhere in the system</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FX Gateway integration deferred to Phase 2 pending StorPro API documentation</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bottom w:color="e8501a" w:space="4" w:sz="4" w:val="single"/>
        </w:pBdr>
        <w:rPr/>
      </w:pPr>
      <w:r w:rsidDel="00000000" w:rsidR="00000000" w:rsidRPr="00000000">
        <w:rPr>
          <w:rtl w:val="0"/>
        </w:rPr>
        <w:t xml:space="preserve">2. System Overview</w:t>
      </w:r>
    </w:p>
    <w:p w:rsidR="00000000" w:rsidDel="00000000" w:rsidP="00000000" w:rsidRDefault="00000000" w:rsidRPr="00000000" w14:paraId="0000005D">
      <w:pPr>
        <w:pStyle w:val="Heading2"/>
        <w:rPr/>
      </w:pPr>
      <w:r w:rsidDel="00000000" w:rsidR="00000000" w:rsidRPr="00000000">
        <w:rPr>
          <w:rtl w:val="0"/>
        </w:rPr>
        <w:t xml:space="preserve">2.1 Current State</w:t>
      </w:r>
    </w:p>
    <w:p w:rsidR="00000000" w:rsidDel="00000000" w:rsidP="00000000" w:rsidRDefault="00000000" w:rsidRPr="00000000" w14:paraId="0000005E">
      <w:pPr>
        <w:spacing w:after="100" w:before="60" w:lineRule="auto"/>
        <w:rPr/>
      </w:pPr>
      <w:r w:rsidDel="00000000" w:rsidR="00000000" w:rsidRPr="00000000">
        <w:rPr>
          <w:rtl w:val="0"/>
        </w:rPr>
        <w:t xml:space="preserve">Flexistore South Africa currently operates 1,200 doors across 11 facilities using Zoho CRM, manual billing processes, and third-party access control tools. Target state within two years is 2,500+ doors across 20+ facilities. The number of operational staff must not grow proportionally — the platform must provide the leverage.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2.2 Platform Architecture</w:t>
      </w:r>
    </w:p>
    <w:p w:rsidR="00000000" w:rsidDel="00000000" w:rsidP="00000000" w:rsidRDefault="00000000" w:rsidRPr="00000000" w14:paraId="00000061">
      <w:pPr>
        <w:spacing w:after="100" w:before="60" w:lineRule="auto"/>
        <w:rPr/>
      </w:pPr>
      <w:r w:rsidDel="00000000" w:rsidR="00000000" w:rsidRPr="00000000">
        <w:rPr>
          <w:rtl w:val="0"/>
        </w:rPr>
        <w:t xml:space="preserve">The platform is a single SQL-backed system with four distinct user-facing surfaces:</w:t>
      </w:r>
    </w:p>
    <w:p w:rsidR="00000000" w:rsidDel="00000000" w:rsidP="00000000" w:rsidRDefault="00000000" w:rsidRPr="00000000" w14:paraId="00000062">
      <w:pPr>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200"/>
        <w:tblGridChange w:id="0">
          <w:tblGrid>
            <w:gridCol w:w="2200"/>
            <w:gridCol w:w="1800"/>
            <w:gridCol w:w="52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Surface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Users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66">
            <w:pPr>
              <w:rPr/>
            </w:pPr>
            <w:r w:rsidDel="00000000" w:rsidR="00000000" w:rsidRPr="00000000">
              <w:rPr>
                <w:sz w:val="20"/>
                <w:szCs w:val="20"/>
                <w:rtl w:val="0"/>
              </w:rPr>
              <w:t xml:space="preserve">Admin / CRM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67">
            <w:pPr>
              <w:rPr/>
            </w:pPr>
            <w:r w:rsidDel="00000000" w:rsidR="00000000" w:rsidRPr="00000000">
              <w:rPr>
                <w:sz w:val="20"/>
                <w:szCs w:val="20"/>
                <w:rtl w:val="0"/>
              </w:rPr>
              <w:t xml:space="preserve">Staff</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68">
            <w:pPr>
              <w:rPr/>
            </w:pPr>
            <w:r w:rsidDel="00000000" w:rsidR="00000000" w:rsidRPr="00000000">
              <w:rPr>
                <w:sz w:val="20"/>
                <w:szCs w:val="20"/>
                <w:rtl w:val="0"/>
              </w:rPr>
              <w:t xml:space="preserve">Full operational management — customers, billing, access, reporting, pricing, owner management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69">
            <w:pPr>
              <w:rPr/>
            </w:pPr>
            <w:r w:rsidDel="00000000" w:rsidR="00000000" w:rsidRPr="00000000">
              <w:rPr>
                <w:sz w:val="20"/>
                <w:szCs w:val="20"/>
                <w:rtl w:val="0"/>
              </w:rPr>
              <w:t xml:space="preserve">Customer Web Portal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6A">
            <w:pPr>
              <w:rPr/>
            </w:pPr>
            <w:r w:rsidDel="00000000" w:rsidR="00000000" w:rsidRPr="00000000">
              <w:rPr>
                <w:sz w:val="20"/>
                <w:szCs w:val="20"/>
                <w:rtl w:val="0"/>
              </w:rPr>
              <w:t xml:space="preserve">Customers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6B">
            <w:pPr>
              <w:rPr/>
            </w:pPr>
            <w:r w:rsidDel="00000000" w:rsidR="00000000" w:rsidRPr="00000000">
              <w:rPr>
                <w:sz w:val="20"/>
                <w:szCs w:val="20"/>
                <w:rtl w:val="0"/>
              </w:rPr>
              <w:t xml:space="preserve">Self-service — view subscriptions, pay invoices, manage cards, AI support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6C">
            <w:pPr>
              <w:rPr/>
            </w:pPr>
            <w:r w:rsidDel="00000000" w:rsidR="00000000" w:rsidRPr="00000000">
              <w:rPr>
                <w:sz w:val="20"/>
                <w:szCs w:val="20"/>
                <w:rtl w:val="0"/>
              </w:rPr>
              <w:t xml:space="preserve">Landlord Portal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6D">
            <w:pPr>
              <w:rPr/>
            </w:pPr>
            <w:r w:rsidDel="00000000" w:rsidR="00000000" w:rsidRPr="00000000">
              <w:rPr>
                <w:sz w:val="20"/>
                <w:szCs w:val="20"/>
                <w:rtl w:val="0"/>
              </w:rPr>
              <w:t xml:space="preserve">Property Owners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6E">
            <w:pPr>
              <w:rPr/>
            </w:pPr>
            <w:r w:rsidDel="00000000" w:rsidR="00000000" w:rsidRPr="00000000">
              <w:rPr>
                <w:sz w:val="20"/>
                <w:szCs w:val="20"/>
                <w:rtl w:val="0"/>
              </w:rPr>
              <w:t xml:space="preserve">Read-only — monthly performance and payout statements per site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6F">
            <w:pPr>
              <w:rPr/>
            </w:pPr>
            <w:r w:rsidDel="00000000" w:rsidR="00000000" w:rsidRPr="00000000">
              <w:rPr>
                <w:sz w:val="20"/>
                <w:szCs w:val="20"/>
                <w:rtl w:val="0"/>
              </w:rPr>
              <w:t xml:space="preserve">WhatsApp Channel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70">
            <w:pPr>
              <w:rPr/>
            </w:pPr>
            <w:r w:rsidDel="00000000" w:rsidR="00000000" w:rsidRPr="00000000">
              <w:rPr>
                <w:sz w:val="20"/>
                <w:szCs w:val="20"/>
                <w:rtl w:val="0"/>
              </w:rPr>
              <w:t xml:space="preserve">Customers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71">
            <w:pPr>
              <w:rPr/>
            </w:pPr>
            <w:r w:rsidDel="00000000" w:rsidR="00000000" w:rsidRPr="00000000">
              <w:rPr>
                <w:sz w:val="20"/>
                <w:szCs w:val="20"/>
                <w:rtl w:val="0"/>
              </w:rPr>
              <w:t xml:space="preserve">Door access via QR scan + WhatsApp identification</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2.3 What This Replaces</w:t>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Current Tool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b w:val="1"/>
                <w:bCs w:val="1"/>
                <w:color w:val="ffffff"/>
                <w:sz w:val="20"/>
                <w:szCs w:val="20"/>
                <w:rtl w:val="0"/>
              </w:rPr>
              <w:t xml:space="preserve">Replaced By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76">
            <w:pPr>
              <w:rPr/>
            </w:pPr>
            <w:r w:rsidDel="00000000" w:rsidR="00000000" w:rsidRPr="00000000">
              <w:rPr>
                <w:sz w:val="20"/>
                <w:szCs w:val="20"/>
                <w:rtl w:val="0"/>
              </w:rPr>
              <w:t xml:space="preserve">Zoho CRM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77">
            <w:pPr>
              <w:rPr/>
            </w:pPr>
            <w:r w:rsidDel="00000000" w:rsidR="00000000" w:rsidRPr="00000000">
              <w:rPr>
                <w:sz w:val="20"/>
                <w:szCs w:val="20"/>
                <w:rtl w:val="0"/>
              </w:rPr>
              <w:t xml:space="preserve">Admin / CRM module — full migration of historical data</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78">
            <w:pPr>
              <w:rPr/>
            </w:pPr>
            <w:r w:rsidDel="00000000" w:rsidR="00000000" w:rsidRPr="00000000">
              <w:rPr>
                <w:sz w:val="20"/>
                <w:szCs w:val="20"/>
                <w:rtl w:val="0"/>
              </w:rPr>
              <w:t xml:space="preserve">Manual payment follow-up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79">
            <w:pPr>
              <w:rPr/>
            </w:pPr>
            <w:sdt>
              <w:sdtPr>
                <w:id w:val="-1125401188"/>
                <w:tag w:val="goog_rdk_1"/>
              </w:sdtPr>
              <w:sdtContent>
                <w:del w:author="Adam Kane-Smith" w:id="0" w:date="2026-04-01T12:19:00Z">
                  <w:r w:rsidDel="00000000" w:rsidR="00000000" w:rsidRPr="00000000">
                    <w:rPr>
                      <w:sz w:val="20"/>
                      <w:szCs w:val="20"/>
                      <w:rtl w:val="0"/>
                    </w:rPr>
                    <w:delText xml:space="preserve">Stripe</w:delText>
                  </w:r>
                </w:del>
              </w:sdtContent>
            </w:sdt>
            <w:sdt>
              <w:sdtPr>
                <w:id w:val="1440247960"/>
                <w:tag w:val="goog_rdk_2"/>
              </w:sdtPr>
              <w:sdtContent>
                <w:ins w:author="Adam Kane-Smith" w:id="0" w:date="2026-04-01T12:19:00Z">
                  <w:r w:rsidDel="00000000" w:rsidR="00000000" w:rsidRPr="00000000">
                    <w:rPr>
                      <w:sz w:val="20"/>
                      <w:szCs w:val="20"/>
                      <w:rtl w:val="0"/>
                    </w:rPr>
                    <w:t xml:space="preserve">Paystack</w:t>
                  </w:r>
                </w:ins>
              </w:sdtContent>
            </w:sdt>
            <w:r w:rsidDel="00000000" w:rsidR="00000000" w:rsidRPr="00000000">
              <w:rPr>
                <w:sz w:val="20"/>
                <w:szCs w:val="20"/>
                <w:rtl w:val="0"/>
              </w:rPr>
              <w:t xml:space="preserve"> retry automation + WhatsApp daily reminders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7A">
            <w:pPr>
              <w:rPr/>
            </w:pPr>
            <w:r w:rsidDel="00000000" w:rsidR="00000000" w:rsidRPr="00000000">
              <w:rPr>
                <w:sz w:val="20"/>
                <w:szCs w:val="20"/>
                <w:rtl w:val="0"/>
              </w:rPr>
              <w:t xml:space="preserve">Manual door access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7B">
            <w:pPr>
              <w:rPr/>
            </w:pPr>
            <w:r w:rsidDel="00000000" w:rsidR="00000000" w:rsidRPr="00000000">
              <w:rPr>
                <w:sz w:val="20"/>
                <w:szCs w:val="20"/>
                <w:rtl w:val="0"/>
              </w:rPr>
              <w:t xml:space="preserve">WhatsApp + QR + FX Gateway + Kerong locks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7C">
            <w:pPr>
              <w:rPr/>
            </w:pPr>
            <w:r w:rsidDel="00000000" w:rsidR="00000000" w:rsidRPr="00000000">
              <w:rPr>
                <w:sz w:val="20"/>
                <w:szCs w:val="20"/>
                <w:rtl w:val="0"/>
              </w:rPr>
              <w:t xml:space="preserve">Manual Xero entry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7D">
            <w:pPr>
              <w:rPr/>
            </w:pPr>
            <w:r w:rsidDel="00000000" w:rsidR="00000000" w:rsidRPr="00000000">
              <w:rPr>
                <w:sz w:val="20"/>
                <w:szCs w:val="20"/>
                <w:rtl w:val="0"/>
              </w:rPr>
              <w:t xml:space="preserve">Monthly Xero API push (OAuth2)</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7E">
            <w:pPr>
              <w:rPr/>
            </w:pPr>
            <w:r w:rsidDel="00000000" w:rsidR="00000000" w:rsidRPr="00000000">
              <w:rPr>
                <w:sz w:val="20"/>
                <w:szCs w:val="20"/>
                <w:rtl w:val="0"/>
              </w:rPr>
              <w:t xml:space="preserve">Phone/email customer service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7F">
            <w:pPr>
              <w:rPr/>
            </w:pPr>
            <w:r w:rsidDel="00000000" w:rsidR="00000000" w:rsidRPr="00000000">
              <w:rPr>
                <w:sz w:val="20"/>
                <w:szCs w:val="20"/>
                <w:rtl w:val="0"/>
              </w:rPr>
              <w:t xml:space="preserve">Customer web portal + AI assistant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80">
            <w:pPr>
              <w:rPr/>
            </w:pPr>
            <w:r w:rsidDel="00000000" w:rsidR="00000000" w:rsidRPr="00000000">
              <w:rPr>
                <w:sz w:val="20"/>
                <w:szCs w:val="20"/>
                <w:rtl w:val="0"/>
              </w:rPr>
              <w:t xml:space="preserve">Owner reporting (manual)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81">
            <w:pPr>
              <w:rPr/>
            </w:pPr>
            <w:r w:rsidDel="00000000" w:rsidR="00000000" w:rsidRPr="00000000">
              <w:rPr>
                <w:sz w:val="20"/>
                <w:szCs w:val="20"/>
                <w:rtl w:val="0"/>
              </w:rPr>
              <w:t xml:space="preserve">Automated monthly owner reports + landlord portal</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2.4 External Integrations</w:t>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800"/>
        <w:tblGridChange w:id="0">
          <w:tblGrid>
            <w:gridCol w:w="2200"/>
            <w:gridCol w:w="4200"/>
            <w:gridCol w:w="2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System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87">
            <w:pPr>
              <w:rPr/>
            </w:pPr>
            <w:sdt>
              <w:sdtPr>
                <w:id w:val="604925984"/>
                <w:tag w:val="goog_rdk_4"/>
              </w:sdtPr>
              <w:sdtContent>
                <w:del w:author="Adam Kane-Smith" w:id="1" w:date="2026-04-01T12:19:00Z">
                  <w:r w:rsidDel="00000000" w:rsidR="00000000" w:rsidRPr="00000000">
                    <w:rPr>
                      <w:sz w:val="20"/>
                      <w:szCs w:val="20"/>
                      <w:rtl w:val="0"/>
                    </w:rPr>
                    <w:delText xml:space="preserve">Stripe</w:delText>
                  </w:r>
                </w:del>
              </w:sdtContent>
            </w:sdt>
            <w:sdt>
              <w:sdtPr>
                <w:id w:val="-1673121895"/>
                <w:tag w:val="goog_rdk_5"/>
              </w:sdtPr>
              <w:sdtContent>
                <w:ins w:author="Adam Kane-Smith" w:id="1" w:date="2026-04-01T12:19:00Z">
                  <w:r w:rsidDel="00000000" w:rsidR="00000000" w:rsidRPr="00000000">
                    <w:rPr>
                      <w:sz w:val="20"/>
                      <w:szCs w:val="20"/>
                      <w:rtl w:val="0"/>
                    </w:rPr>
                    <w:t xml:space="preserve">Paystack / Paystack</w:t>
                  </w:r>
                </w:ins>
              </w:sdtContent>
            </w:sdt>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88">
            <w:pPr>
              <w:rPr/>
            </w:pPr>
            <w:r w:rsidDel="00000000" w:rsidR="00000000" w:rsidRPr="00000000">
              <w:rPr>
                <w:sz w:val="20"/>
                <w:szCs w:val="20"/>
                <w:rtl w:val="0"/>
              </w:rPr>
              <w:t xml:space="preserve">Card tokenisation, recurring billing, settlement API</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89">
            <w:pPr>
              <w:rPr/>
            </w:pPr>
            <w:r w:rsidDel="00000000" w:rsidR="00000000" w:rsidRPr="00000000">
              <w:rPr>
                <w:sz w:val="20"/>
                <w:szCs w:val="20"/>
                <w:rtl w:val="0"/>
              </w:rPr>
              <w:t xml:space="preserve">Phase 1</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8A">
            <w:pPr>
              <w:rPr/>
            </w:pPr>
            <w:r w:rsidDel="00000000" w:rsidR="00000000" w:rsidRPr="00000000">
              <w:rPr>
                <w:sz w:val="20"/>
                <w:szCs w:val="20"/>
                <w:rtl w:val="0"/>
              </w:rPr>
              <w:t xml:space="preserve">Xero</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8B">
            <w:pPr>
              <w:rPr/>
            </w:pPr>
            <w:r w:rsidDel="00000000" w:rsidR="00000000" w:rsidRPr="00000000">
              <w:rPr>
                <w:sz w:val="20"/>
                <w:szCs w:val="20"/>
                <w:rtl w:val="0"/>
              </w:rPr>
              <w:t xml:space="preserve">Accounting — monthly API push (OAuth2)</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8C">
            <w:pPr>
              <w:rPr/>
            </w:pPr>
            <w:r w:rsidDel="00000000" w:rsidR="00000000" w:rsidRPr="00000000">
              <w:rPr>
                <w:sz w:val="20"/>
                <w:szCs w:val="20"/>
                <w:rtl w:val="0"/>
              </w:rPr>
              <w:t xml:space="preserve">Phase 1</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8D">
            <w:pPr>
              <w:rPr/>
            </w:pPr>
            <w:r w:rsidDel="00000000" w:rsidR="00000000" w:rsidRPr="00000000">
              <w:rPr>
                <w:sz w:val="20"/>
                <w:szCs w:val="20"/>
                <w:rtl w:val="0"/>
              </w:rPr>
              <w:t xml:space="preserve">WhatsApp Business API</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8E">
            <w:pPr>
              <w:rPr/>
            </w:pPr>
            <w:r w:rsidDel="00000000" w:rsidR="00000000" w:rsidRPr="00000000">
              <w:rPr>
                <w:sz w:val="20"/>
                <w:szCs w:val="20"/>
                <w:rtl w:val="0"/>
              </w:rPr>
              <w:t xml:space="preserve">Customer communications + door access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8F">
            <w:pPr>
              <w:rPr/>
            </w:pPr>
            <w:r w:rsidDel="00000000" w:rsidR="00000000" w:rsidRPr="00000000">
              <w:rPr>
                <w:sz w:val="20"/>
                <w:szCs w:val="20"/>
                <w:rtl w:val="0"/>
              </w:rPr>
              <w:t xml:space="preserve">Phase 2</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90">
            <w:pPr>
              <w:rPr/>
            </w:pPr>
            <w:r w:rsidDel="00000000" w:rsidR="00000000" w:rsidRPr="00000000">
              <w:rPr>
                <w:sz w:val="20"/>
                <w:szCs w:val="20"/>
                <w:rtl w:val="0"/>
              </w:rPr>
              <w:t xml:space="preserve">FX Gateway / Kerong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91">
            <w:pPr>
              <w:rPr/>
            </w:pPr>
            <w:r w:rsidDel="00000000" w:rsidR="00000000" w:rsidRPr="00000000">
              <w:rPr>
                <w:sz w:val="20"/>
                <w:szCs w:val="20"/>
                <w:rtl w:val="0"/>
              </w:rPr>
              <w:t xml:space="preserve">Physical door lock control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92">
            <w:pPr>
              <w:rPr/>
            </w:pPr>
            <w:r w:rsidDel="00000000" w:rsidR="00000000" w:rsidRPr="00000000">
              <w:rPr>
                <w:sz w:val="20"/>
                <w:szCs w:val="20"/>
                <w:rtl w:val="0"/>
              </w:rPr>
              <w:t xml:space="preserve">Phase 2 — blocked on StorPro docs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93">
            <w:pPr>
              <w:rPr/>
            </w:pPr>
            <w:r w:rsidDel="00000000" w:rsidR="00000000" w:rsidRPr="00000000">
              <w:rPr>
                <w:sz w:val="20"/>
                <w:szCs w:val="20"/>
                <w:rtl w:val="0"/>
              </w:rPr>
              <w:t xml:space="preserve">Ubiquiti</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94">
            <w:pPr>
              <w:rPr/>
            </w:pPr>
            <w:r w:rsidDel="00000000" w:rsidR="00000000" w:rsidRPr="00000000">
              <w:rPr>
                <w:sz w:val="20"/>
                <w:szCs w:val="20"/>
                <w:rtl w:val="0"/>
              </w:rPr>
              <w:t xml:space="preserve">Site network — gateway registration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95">
            <w:pPr>
              <w:rPr/>
            </w:pPr>
            <w:r w:rsidDel="00000000" w:rsidR="00000000" w:rsidRPr="00000000">
              <w:rPr>
                <w:sz w:val="20"/>
                <w:szCs w:val="20"/>
                <w:rtl w:val="0"/>
              </w:rPr>
              <w:t xml:space="preserve">Phase 2</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96">
            <w:pPr>
              <w:rPr/>
            </w:pPr>
            <w:r w:rsidDel="00000000" w:rsidR="00000000" w:rsidRPr="00000000">
              <w:rPr>
                <w:sz w:val="20"/>
                <w:szCs w:val="20"/>
                <w:rtl w:val="0"/>
              </w:rPr>
              <w:t xml:space="preserve">GreenPages / Meta Direct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97">
            <w:pPr>
              <w:rPr/>
            </w:pPr>
            <w:r w:rsidDel="00000000" w:rsidR="00000000" w:rsidRPr="00000000">
              <w:rPr>
                <w:sz w:val="20"/>
                <w:szCs w:val="20"/>
                <w:rtl w:val="0"/>
              </w:rPr>
              <w:t xml:space="preserve">WhatsApp provider — to be finalised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98">
            <w:pPr>
              <w:rPr/>
            </w:pPr>
            <w:r w:rsidDel="00000000" w:rsidR="00000000" w:rsidRPr="00000000">
              <w:rPr>
                <w:sz w:val="20"/>
                <w:szCs w:val="20"/>
                <w:rtl w:val="0"/>
              </w:rPr>
              <w:t xml:space="preserve">Phase 2</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99">
            <w:pPr>
              <w:rPr/>
            </w:pPr>
            <w:r w:rsidDel="00000000" w:rsidR="00000000" w:rsidRPr="00000000">
              <w:rPr>
                <w:sz w:val="20"/>
                <w:szCs w:val="20"/>
                <w:rtl w:val="0"/>
              </w:rPr>
              <w:t xml:space="preserve">Lovable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9A">
            <w:pPr>
              <w:rPr/>
            </w:pPr>
            <w:r w:rsidDel="00000000" w:rsidR="00000000" w:rsidRPr="00000000">
              <w:rPr>
                <w:sz w:val="20"/>
                <w:szCs w:val="20"/>
                <w:rtl w:val="0"/>
              </w:rPr>
              <w:t xml:space="preserve">Marketing website — separate team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9B">
            <w:pPr>
              <w:rPr/>
            </w:pPr>
            <w:r w:rsidDel="00000000" w:rsidR="00000000" w:rsidRPr="00000000">
              <w:rPr>
                <w:sz w:val="20"/>
                <w:szCs w:val="20"/>
                <w:rtl w:val="0"/>
              </w:rPr>
              <w:t xml:space="preserve">Separate sprint</w:t>
            </w:r>
            <w:r w:rsidDel="00000000" w:rsidR="00000000" w:rsidRPr="00000000">
              <w:rPr>
                <w:rtl w:val="0"/>
              </w:rPr>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Bdr>
          <w:bottom w:color="e8501a" w:space="4" w:sz="4" w:val="single"/>
        </w:pBdr>
        <w:rPr/>
      </w:pPr>
      <w:r w:rsidDel="00000000" w:rsidR="00000000" w:rsidRPr="00000000">
        <w:rPr>
          <w:rtl w:val="0"/>
        </w:rPr>
        <w:t xml:space="preserve">3. Design Philosophy &amp; Principles</w:t>
      </w:r>
    </w:p>
    <w:p w:rsidR="00000000" w:rsidDel="00000000" w:rsidP="00000000" w:rsidRDefault="00000000" w:rsidRPr="00000000" w14:paraId="0000009E">
      <w:pPr>
        <w:pBdr>
          <w:top w:color="2d6a9f" w:space="0" w:sz="4" w:val="single"/>
          <w:left w:color="e8501a" w:space="4" w:sz="8" w:val="single"/>
          <w:bottom w:color="2d6a9f" w:space="0" w:sz="4" w:val="single"/>
          <w:right w:color="2d6a9f" w:space="0" w:sz="4" w:val="single"/>
        </w:pBdr>
        <w:shd w:fill="ebf3fa" w:val="clear"/>
        <w:spacing w:after="100" w:before="100" w:lineRule="auto"/>
        <w:ind w:left="200" w:firstLine="0"/>
        <w:rPr/>
      </w:pPr>
      <w:r w:rsidDel="00000000" w:rsidR="00000000" w:rsidRPr="00000000">
        <w:rPr>
          <w:b w:val="1"/>
          <w:bCs w:val="1"/>
          <w:color w:val="1a3c5e"/>
          <w:sz w:val="21"/>
          <w:szCs w:val="21"/>
          <w:rtl w:val="0"/>
        </w:rPr>
        <w:t xml:space="preserve">Core question: does this feature let one person manage more than they could yesterday?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3.1 Automate the Routine, Surface the Exceptions</w:t>
      </w:r>
    </w:p>
    <w:p w:rsidR="00000000" w:rsidDel="00000000" w:rsidP="00000000" w:rsidRDefault="00000000" w:rsidRPr="00000000" w14:paraId="000000A1">
      <w:pPr>
        <w:spacing w:after="100" w:before="60" w:lineRule="auto"/>
        <w:rPr/>
      </w:pPr>
      <w:r w:rsidDel="00000000" w:rsidR="00000000" w:rsidRPr="00000000">
        <w:rPr>
          <w:rtl w:val="0"/>
        </w:rPr>
        <w:t xml:space="preserve">Billing runs itself. Access grants itself. Price increases trigger themselves. Overdue reminders send themselves. The operations team only touches things that require human judgment — disputes, auction decisions, owner queries, manual payments. Every workflow should be designed with "what happens with zero staff interaction?" as the first question.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3.2 WhatsApp-Native Access</w:t>
      </w:r>
    </w:p>
    <w:p w:rsidR="00000000" w:rsidDel="00000000" w:rsidP="00000000" w:rsidRDefault="00000000" w:rsidRPr="00000000" w14:paraId="000000A4">
      <w:pPr>
        <w:spacing w:after="100" w:before="60" w:lineRule="auto"/>
        <w:rPr/>
      </w:pPr>
      <w:r w:rsidDel="00000000" w:rsidR="00000000" w:rsidRPr="00000000">
        <w:rPr>
          <w:rtl w:val="0"/>
        </w:rPr>
        <w:t xml:space="preserve">In South Africa, WhatsApp is the operating system of daily life. Customers must not need to download an app, call a number, or log into a web portal to open their unit. A WhatsApp message triggered by scanning a QR code is the access key. This is the primary customer-facing differentiator of the platform.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3.3 The Three-Price Model</w:t>
      </w:r>
    </w:p>
    <w:p w:rsidR="00000000" w:rsidDel="00000000" w:rsidP="00000000" w:rsidRDefault="00000000" w:rsidRPr="00000000" w14:paraId="000000A7">
      <w:pPr>
        <w:spacing w:after="100" w:before="60" w:lineRule="auto"/>
        <w:rPr/>
      </w:pPr>
      <w:r w:rsidDel="00000000" w:rsidR="00000000" w:rsidRPr="00000000">
        <w:rPr>
          <w:rtl w:val="0"/>
        </w:rPr>
        <w:t xml:space="preserve">Three distinct price concepts exist and must never be conflated:</w:t>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3200"/>
        <w:gridCol w:w="2200"/>
        <w:tblGridChange w:id="0">
          <w:tblGrid>
            <w:gridCol w:w="2200"/>
            <w:gridCol w:w="1600"/>
            <w:gridCol w:w="3200"/>
            <w:gridCol w:w="22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Price Field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Lives 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Controlled By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AC">
            <w:pPr>
              <w:rPr/>
            </w:pPr>
            <w:r w:rsidDel="00000000" w:rsidR="00000000" w:rsidRPr="00000000">
              <w:rPr>
                <w:sz w:val="20"/>
                <w:szCs w:val="20"/>
                <w:rtl w:val="0"/>
              </w:rPr>
              <w:t xml:space="preserve">base_price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AD">
            <w:pPr>
              <w:rPr/>
            </w:pPr>
            <w:r w:rsidDel="00000000" w:rsidR="00000000" w:rsidRPr="00000000">
              <w:rPr>
                <w:sz w:val="20"/>
                <w:szCs w:val="20"/>
                <w:rtl w:val="0"/>
              </w:rPr>
              <w:t xml:space="preserve">units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AE">
            <w:pPr>
              <w:rPr/>
            </w:pPr>
            <w:r w:rsidDel="00000000" w:rsidR="00000000" w:rsidRPr="00000000">
              <w:rPr>
                <w:sz w:val="20"/>
                <w:szCs w:val="20"/>
                <w:rtl w:val="0"/>
              </w:rPr>
              <w:t xml:space="preserve">Admin manually + scheduled increase engine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AF">
            <w:pPr>
              <w:rPr/>
            </w:pPr>
            <w:r w:rsidDel="00000000" w:rsidR="00000000" w:rsidRPr="00000000">
              <w:rPr>
                <w:sz w:val="20"/>
                <w:szCs w:val="20"/>
                <w:rtl w:val="0"/>
              </w:rPr>
              <w:t xml:space="preserve">The neutral baseline price for new sign-ups at standard occupancy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B0">
            <w:pPr>
              <w:rPr/>
            </w:pPr>
            <w:r w:rsidDel="00000000" w:rsidR="00000000" w:rsidRPr="00000000">
              <w:rPr>
                <w:sz w:val="20"/>
                <w:szCs w:val="20"/>
                <w:rtl w:val="0"/>
              </w:rPr>
              <w:t xml:space="preserve">current_listed_price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B1">
            <w:pPr>
              <w:rPr/>
            </w:pPr>
            <w:r w:rsidDel="00000000" w:rsidR="00000000" w:rsidRPr="00000000">
              <w:rPr>
                <w:sz w:val="20"/>
                <w:szCs w:val="20"/>
                <w:rtl w:val="0"/>
              </w:rPr>
              <w:t xml:space="preserve">units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B2">
            <w:pPr>
              <w:rPr/>
            </w:pPr>
            <w:r w:rsidDel="00000000" w:rsidR="00000000" w:rsidRPr="00000000">
              <w:rPr>
                <w:sz w:val="20"/>
                <w:szCs w:val="20"/>
                <w:rtl w:val="0"/>
              </w:rPr>
              <w:t xml:space="preserve">Dynamic occupancy pricing engine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B3">
            <w:pPr>
              <w:rPr/>
            </w:pPr>
            <w:r w:rsidDel="00000000" w:rsidR="00000000" w:rsidRPr="00000000">
              <w:rPr>
                <w:sz w:val="20"/>
                <w:szCs w:val="20"/>
                <w:rtl w:val="0"/>
              </w:rPr>
              <w:t xml:space="preserve">What new customers see. Moves up/down with occupancy in real time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B4">
            <w:pPr>
              <w:rPr/>
            </w:pPr>
            <w:r w:rsidDel="00000000" w:rsidR="00000000" w:rsidRPr="00000000">
              <w:rPr>
                <w:sz w:val="20"/>
                <w:szCs w:val="20"/>
                <w:rtl w:val="0"/>
              </w:rPr>
              <w:t xml:space="preserve">contracted_price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B5">
            <w:pPr>
              <w:rPr/>
            </w:pPr>
            <w:r w:rsidDel="00000000" w:rsidR="00000000" w:rsidRPr="00000000">
              <w:rPr>
                <w:sz w:val="20"/>
                <w:szCs w:val="20"/>
                <w:rtl w:val="0"/>
              </w:rPr>
              <w:t xml:space="preserve">subscriptions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B6">
            <w:pPr>
              <w:rPr/>
            </w:pPr>
            <w:r w:rsidDel="00000000" w:rsidR="00000000" w:rsidRPr="00000000">
              <w:rPr>
                <w:sz w:val="20"/>
                <w:szCs w:val="20"/>
                <w:rtl w:val="0"/>
              </w:rPr>
              <w:t xml:space="preserve">Locked at sign-up. Only the scheduled increase engine (with notice) can change it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B7">
            <w:pPr>
              <w:rPr/>
            </w:pPr>
            <w:r w:rsidDel="00000000" w:rsidR="00000000" w:rsidRPr="00000000">
              <w:rPr>
                <w:sz w:val="20"/>
                <w:szCs w:val="20"/>
                <w:rtl w:val="0"/>
              </w:rPr>
              <w:t xml:space="preserve">What an existing customer pays. Unaffected by market movements</w:t>
            </w:r>
            <w:r w:rsidDel="00000000" w:rsidR="00000000" w:rsidRPr="00000000">
              <w:rPr>
                <w:rtl w:val="0"/>
              </w:rPr>
            </w:r>
          </w:p>
        </w:tc>
      </w:tr>
    </w:tbl>
    <w:p w:rsidR="00000000" w:rsidDel="00000000" w:rsidP="00000000" w:rsidRDefault="00000000" w:rsidRPr="00000000" w14:paraId="000000B8">
      <w:pPr>
        <w:pBdr>
          <w:top w:color="2d6a9f" w:space="0" w:sz="4" w:val="single"/>
          <w:left w:color="e8501a" w:space="4" w:sz="8" w:val="single"/>
          <w:bottom w:color="2d6a9f" w:space="0" w:sz="4" w:val="single"/>
          <w:right w:color="2d6a9f" w:space="0" w:sz="4" w:val="single"/>
        </w:pBdr>
        <w:shd w:fill="ebf3fa" w:val="clear"/>
        <w:spacing w:after="100" w:before="100" w:lineRule="auto"/>
        <w:ind w:left="200" w:firstLine="0"/>
        <w:rPr/>
      </w:pPr>
      <w:r w:rsidDel="00000000" w:rsidR="00000000" w:rsidRPr="00000000">
        <w:rPr>
          <w:b w:val="1"/>
          <w:bCs w:val="1"/>
          <w:color w:val="1a3c5e"/>
          <w:sz w:val="21"/>
          <w:szCs w:val="21"/>
          <w:rtl w:val="0"/>
        </w:rPr>
        <w:t xml:space="preserve">PRINCIPLE: existing customers are protected from market fluctuations. new customers pay the market rate. both engines run simultaneously and permanently.</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3.4 Cash Is King in Owner Payouts</w:t>
      </w:r>
    </w:p>
    <w:p w:rsidR="00000000" w:rsidDel="00000000" w:rsidP="00000000" w:rsidRDefault="00000000" w:rsidRPr="00000000" w14:paraId="000000BB">
      <w:pPr>
        <w:spacing w:after="100" w:before="60" w:lineRule="auto"/>
        <w:rPr/>
      </w:pPr>
      <w:r w:rsidDel="00000000" w:rsidR="00000000" w:rsidRPr="00000000">
        <w:rPr>
          <w:rtl w:val="0"/>
        </w:rPr>
        <w:t xml:space="preserve">The property owner is paid on actual cash received, not invoices issued. Overdue customers do not generate a payout until they pay. This is the correct commercial model and eliminates disputes between Flexistore and property owners about uncollected revenue.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3.5 Soft Delete Everywhere</w:t>
      </w:r>
    </w:p>
    <w:p w:rsidR="00000000" w:rsidDel="00000000" w:rsidP="00000000" w:rsidRDefault="00000000" w:rsidRPr="00000000" w14:paraId="000000BE">
      <w:pPr>
        <w:spacing w:after="100" w:before="60" w:lineRule="auto"/>
        <w:rPr/>
      </w:pPr>
      <w:r w:rsidDel="00000000" w:rsidR="00000000" w:rsidRPr="00000000">
        <w:rPr>
          <w:rtl w:val="0"/>
        </w:rPr>
        <w:t xml:space="preserve">Nothing is ever hard-deleted. All entities carry a deleted_at timestamp. This ensures complete historical reporting, clean audit trails, and safe Xero export references at any point in time.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3.6 Industry Benchmarks</w:t>
      </w:r>
    </w:p>
    <w:p w:rsidR="00000000" w:rsidDel="00000000" w:rsidP="00000000" w:rsidRDefault="00000000" w:rsidRPr="00000000" w14:paraId="000000C1">
      <w:pPr>
        <w:spacing w:after="100" w:before="60" w:lineRule="auto"/>
        <w:rPr/>
      </w:pPr>
      <w:r w:rsidDel="00000000" w:rsidR="00000000" w:rsidRPr="00000000">
        <w:rPr>
          <w:rtl w:val="0"/>
        </w:rPr>
        <w:t xml:space="preserve">Research into global platforms (Storeganise, Stora, Storman, Monument, SiteLink) confirms the following as standard features in mature markets that are included in this build: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Dynamic occupancy pricing — typically adds 8–10% to revenue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Automated overlock on overdue — active lock command, not passive denial</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Digital lease / e-signature at sign-up — eliminates paper</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Abandoned sign-up recovery — automated WhatsApp follow-up</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Visual facility maps — reduces admin time for unit allocation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Consolidated business account statements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e8501a" w:space="4" w:sz="4" w:val="single"/>
        </w:pBdr>
        <w:rPr/>
      </w:pPr>
      <w:r w:rsidDel="00000000" w:rsidR="00000000" w:rsidRPr="00000000">
        <w:rPr>
          <w:rtl w:val="0"/>
        </w:rPr>
        <w:t xml:space="preserve">4. Functional Requirements</w:t>
      </w:r>
    </w:p>
    <w:p w:rsidR="00000000" w:rsidDel="00000000" w:rsidP="00000000" w:rsidRDefault="00000000" w:rsidRPr="00000000" w14:paraId="000000CB">
      <w:pPr>
        <w:spacing w:after="100" w:before="60" w:lineRule="auto"/>
        <w:rPr/>
      </w:pPr>
      <w:r w:rsidDel="00000000" w:rsidR="00000000" w:rsidRPr="00000000">
        <w:rPr>
          <w:rtl w:val="0"/>
        </w:rPr>
        <w:t xml:space="preserve">Requirements are grouped by functional area. Each area lists both the business requirement and the system behaviour that satisfies it.</w:t>
      </w:r>
    </w:p>
    <w:p w:rsidR="00000000" w:rsidDel="00000000" w:rsidP="00000000" w:rsidRDefault="00000000" w:rsidRPr="00000000" w14:paraId="000000CC">
      <w:pPr>
        <w:pStyle w:val="Heading2"/>
        <w:rPr/>
      </w:pPr>
      <w:r w:rsidDel="00000000" w:rsidR="00000000" w:rsidRPr="00000000">
        <w:rPr>
          <w:rtl w:val="0"/>
        </w:rPr>
        <w:t xml:space="preserve">4.1 Geography &amp; Infrastructure Management</w:t>
      </w:r>
    </w:p>
    <w:p w:rsidR="00000000" w:rsidDel="00000000" w:rsidP="00000000" w:rsidRDefault="00000000" w:rsidRPr="00000000" w14:paraId="000000CD">
      <w:pPr>
        <w:pStyle w:val="Heading3"/>
        <w:rPr/>
      </w:pPr>
      <w:r w:rsidDel="00000000" w:rsidR="00000000" w:rsidRPr="00000000">
        <w:rPr>
          <w:rtl w:val="0"/>
        </w:rPr>
        <w:t xml:space="preserve">Hierarchy</w:t>
      </w:r>
    </w:p>
    <w:p w:rsidR="00000000" w:rsidDel="00000000" w:rsidP="00000000" w:rsidRDefault="00000000" w:rsidRPr="00000000" w14:paraId="000000CE">
      <w:pPr>
        <w:spacing w:after="100" w:before="60" w:lineRule="auto"/>
        <w:rPr/>
      </w:pPr>
      <w:r w:rsidDel="00000000" w:rsidR="00000000" w:rsidRPr="00000000">
        <w:rPr>
          <w:rtl w:val="0"/>
        </w:rPr>
        <w:t xml:space="preserve">The physical world is modelled as a strict hierarchy:</w:t>
      </w:r>
    </w:p>
    <w:p w:rsidR="00000000" w:rsidDel="00000000" w:rsidP="00000000" w:rsidRDefault="00000000" w:rsidRPr="00000000" w14:paraId="000000CF">
      <w:pPr>
        <w:spacing w:after="100" w:before="60" w:lineRule="auto"/>
        <w:rPr/>
      </w:pPr>
      <w:r w:rsidDel="00000000" w:rsidR="00000000" w:rsidRPr="00000000">
        <w:rPr>
          <w:rtl w:val="0"/>
        </w:rPr>
        <w:t xml:space="preserve">City → Site → Unit → Door</w:t>
      </w:r>
    </w:p>
    <w:p w:rsidR="00000000" w:rsidDel="00000000" w:rsidP="00000000" w:rsidRDefault="00000000" w:rsidRPr="00000000" w14:paraId="000000D0">
      <w:pPr>
        <w:spacing w:after="100" w:before="60" w:lineRule="auto"/>
        <w:rPr/>
      </w:pPr>
      <w:r w:rsidDel="00000000" w:rsidR="00000000" w:rsidRPr="00000000">
        <w:rPr>
          <w:rtl w:val="0"/>
        </w:rPr>
        <w:t xml:space="preserve">A door always belongs to a site. It optionally belongs to a unit (individual door) or is shared (e.g. entrance gate). </w:t>
      </w:r>
      <w:sdt>
        <w:sdtPr>
          <w:id w:val="1404005896"/>
          <w:tag w:val="goog_rdk_6"/>
        </w:sdtPr>
        <w:sdtContent>
          <w:commentRangeStart w:id="0"/>
        </w:sdtContent>
      </w:sdt>
      <w:r w:rsidDel="00000000" w:rsidR="00000000" w:rsidRPr="00000000">
        <w:rPr>
          <w:rtl w:val="0"/>
        </w:rPr>
        <w:t xml:space="preserve">A unit belongs to exactly one site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Requirements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can create and manage cities, sites (with address, GPS, operating hours, WhatsApp number), unit types, units, and doors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door is registered with: site, optional unit, gateway, Kerong lock ID, door type (individual/shared), QR token, access hours (null = 24/7)</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Door profiles group shared doors by name (e.g. "Block A Shared Entrance") — a subscription can access individual doors + door profiles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FX Gateway is registered with: gateway code, Ubiquiti site reference, IP address, and all doors it controls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Lock state is stored in the database (locked / unlocked / overlocked / unknown) — updated on every command sent and response received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Units carry both base_price and current_listed_price as separate fields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Unit status: available / occupied / reserved / maintenance / decommissioned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QR codes generated and printable from admin panel — individually or in bulk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4.2 Customer Management</w:t>
      </w:r>
    </w:p>
    <w:p w:rsidR="00000000" w:rsidDel="00000000" w:rsidP="00000000" w:rsidRDefault="00000000" w:rsidRPr="00000000" w14:paraId="000000DD">
      <w:pPr>
        <w:pStyle w:val="Heading3"/>
        <w:rPr/>
      </w:pPr>
      <w:r w:rsidDel="00000000" w:rsidR="00000000" w:rsidRPr="00000000">
        <w:rPr>
          <w:rtl w:val="0"/>
        </w:rPr>
        <w:t xml:space="preserve">Customer Types</w:t>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400"/>
        <w:tblGridChange w:id="0">
          <w:tblGrid>
            <w:gridCol w:w="1800"/>
            <w:gridCol w:w="74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Key Difference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E0">
            <w:pPr>
              <w:rPr/>
            </w:pPr>
            <w:r w:rsidDel="00000000" w:rsidR="00000000" w:rsidRPr="00000000">
              <w:rPr>
                <w:sz w:val="20"/>
                <w:szCs w:val="20"/>
                <w:rtl w:val="0"/>
              </w:rPr>
              <w:t xml:space="preserve">Individual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rPr/>
            </w:pPr>
            <w:r w:rsidDel="00000000" w:rsidR="00000000" w:rsidRPr="00000000">
              <w:rPr>
                <w:sz w:val="20"/>
                <w:szCs w:val="20"/>
                <w:rtl w:val="0"/>
              </w:rPr>
              <w:t xml:space="preserve">Standard consumer. Card billing default. Single billing contact.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E2">
            <w:pPr>
              <w:rPr/>
            </w:pPr>
            <w:r w:rsidDel="00000000" w:rsidR="00000000" w:rsidRPr="00000000">
              <w:rPr>
                <w:sz w:val="20"/>
                <w:szCs w:val="20"/>
                <w:rtl w:val="0"/>
              </w:rPr>
              <w:t xml:space="preserve">Business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E3">
            <w:pPr>
              <w:rPr/>
            </w:pPr>
            <w:r w:rsidDel="00000000" w:rsidR="00000000" w:rsidRPr="00000000">
              <w:rPr>
                <w:sz w:val="20"/>
                <w:szCs w:val="20"/>
                <w:rtl w:val="0"/>
              </w:rPr>
              <w:t xml:space="preserve">Company with VAT number. May use EFT. Separate billing and access contacts. Multiple units on one account. Consolidated statements.</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Requirements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Contact record holds: name, mobile (WhatsApp identifier), email, address, ID/passport number, emergency contact, account number (auto-generated FX-XXXXX), contact type (individual/business), status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Business-only fields: company name, company registration number, VAT number (shown on invoices for their input VAT claim), billing contact (separate from physical access contact), accounts email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Payment method set per account: </w:t>
      </w:r>
      <w:sdt>
        <w:sdtPr>
          <w:id w:val="1128485823"/>
          <w:tag w:val="goog_rdk_7"/>
        </w:sdtPr>
        <w:sdtContent>
          <w:del w:author="Adam Kane-Smith" w:id="2" w:date="2026-04-01T12:19:00Z"/>
          <w:sdt>
            <w:sdtPr>
              <w:id w:val="-863900638"/>
              <w:tag w:val="goog_rdk_8"/>
            </w:sdtPr>
            <w:sdtContent>
              <w:commentRangeStart w:id="1"/>
            </w:sdtContent>
          </w:sdt>
          <w:del w:author="Adam Kane-Smith" w:id="2"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472507532"/>
          <w:tag w:val="goog_rdk_9"/>
        </w:sdtPr>
        <w:sdtContent>
          <w:ins w:author="Adam Kane-Smith" w:id="2" w:date="2026-04-01T12:19:00Z">
            <w:commentRangeEnd w:id="1"/>
            <w:r w:rsidDel="00000000" w:rsidR="00000000" w:rsidRPr="00000000">
              <w:commentReference w:id="1"/>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_card (default) or eft (requires operator approval)</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EFT approval is logged with approving staff member and timestamp</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Customers can have multiple concurrent subscriptions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Authorised additional persons linked per subscription: name + mobile — door access only, no billing access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historical Zoho CRM data migrated: contacts, subscriptions, invoices, payments, access logs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Zoho ID stored as migration reference for reconciliation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4.3 Subscription Management</w:t>
      </w:r>
    </w:p>
    <w:p w:rsidR="00000000" w:rsidDel="00000000" w:rsidP="00000000" w:rsidRDefault="00000000" w:rsidRPr="00000000" w14:paraId="000000F0">
      <w:pPr>
        <w:pStyle w:val="Heading3"/>
        <w:rPr/>
      </w:pPr>
      <w:r w:rsidDel="00000000" w:rsidR="00000000" w:rsidRPr="00000000">
        <w:rPr>
          <w:rtl w:val="0"/>
        </w:rPr>
        <w:t xml:space="preserve">Billing Anchor Rule</w:t>
      </w:r>
    </w:p>
    <w:p w:rsidR="00000000" w:rsidDel="00000000" w:rsidP="00000000" w:rsidRDefault="00000000" w:rsidRPr="00000000" w14:paraId="000000F1">
      <w:pPr>
        <w:pBdr>
          <w:top w:color="2d6a9f" w:space="0" w:sz="4" w:val="single"/>
          <w:left w:color="e8501a" w:space="4" w:sz="8" w:val="single"/>
          <w:bottom w:color="2d6a9f" w:space="0" w:sz="4" w:val="single"/>
          <w:right w:color="2d6a9f" w:space="0" w:sz="4" w:val="single"/>
        </w:pBdr>
        <w:shd w:fill="ebf3fa" w:val="clear"/>
        <w:spacing w:after="100" w:before="100" w:lineRule="auto"/>
        <w:ind w:left="200" w:firstLine="0"/>
        <w:rPr/>
      </w:pPr>
      <w:r w:rsidDel="00000000" w:rsidR="00000000" w:rsidRPr="00000000">
        <w:rPr>
          <w:b w:val="1"/>
          <w:bCs w:val="1"/>
          <w:color w:val="1a3c5e"/>
          <w:sz w:val="21"/>
          <w:szCs w:val="21"/>
          <w:rtl w:val="0"/>
        </w:rPr>
        <w:t xml:space="preserve">The billing day is derived from the start date and never changes. A customer starting on the 14th is always billed on the 14th. A customer starting on the 31st is billed on the 31st, or the last day of shorter months — the stored value (31) never changes, the actual date is resolved at runtime.</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rtl w:val="0"/>
        </w:rPr>
        <w:t xml:space="preserve">Pro-Rata Logic</w:t>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00"/>
        <w:tblGridChange w:id="0">
          <w:tblGrid>
            <w:gridCol w:w="2800"/>
            <w:gridCol w:w="64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b w:val="1"/>
                <w:bCs w:val="1"/>
                <w:color w:val="ffffff"/>
                <w:sz w:val="20"/>
                <w:szCs w:val="20"/>
                <w:rtl w:val="0"/>
              </w:rPr>
              <w:t xml:space="preserve">Invoice Content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F6">
            <w:pPr>
              <w:rPr/>
            </w:pPr>
            <w:r w:rsidDel="00000000" w:rsidR="00000000" w:rsidRPr="00000000">
              <w:rPr>
                <w:sz w:val="20"/>
                <w:szCs w:val="20"/>
                <w:rtl w:val="0"/>
              </w:rPr>
              <w:t xml:space="preserve">Sign-up on 22 Jan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F7">
            <w:pPr>
              <w:rPr/>
            </w:pPr>
            <w:r w:rsidDel="00000000" w:rsidR="00000000" w:rsidRPr="00000000">
              <w:rPr>
                <w:sz w:val="20"/>
                <w:szCs w:val="20"/>
                <w:rtl w:val="0"/>
              </w:rPr>
              <w:t xml:space="preserve">First invoice: 22 Jan – 21 Feb (</w:t>
            </w:r>
            <w:sdt>
              <w:sdtPr>
                <w:id w:val="-2135639020"/>
                <w:tag w:val="goog_rdk_10"/>
              </w:sdtPr>
              <w:sdtContent>
                <w:commentRangeStart w:id="2"/>
              </w:sdtContent>
            </w:sdt>
            <w:sdt>
              <w:sdtPr>
                <w:id w:val="-1342223186"/>
                <w:tag w:val="goog_rdk_11"/>
              </w:sdtPr>
              <w:sdtContent>
                <w:commentRangeStart w:id="3"/>
              </w:sdtContent>
            </w:sdt>
            <w:r w:rsidDel="00000000" w:rsidR="00000000" w:rsidRPr="00000000">
              <w:rPr>
                <w:sz w:val="20"/>
                <w:szCs w:val="20"/>
                <w:rtl w:val="0"/>
              </w:rPr>
              <w:t xml:space="preserve">pro-rata Jan days + first full period</w:t>
            </w:r>
            <w:commentRangeEnd w:id="2"/>
            <w:r w:rsidDel="00000000" w:rsidR="00000000" w:rsidRPr="00000000">
              <w:commentReference w:id="2"/>
            </w:r>
            <w:commentRangeEnd w:id="3"/>
            <w:r w:rsidDel="00000000" w:rsidR="00000000" w:rsidRPr="00000000">
              <w:commentReference w:id="3"/>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F8">
            <w:pPr>
              <w:rPr/>
            </w:pPr>
            <w:r w:rsidDel="00000000" w:rsidR="00000000" w:rsidRPr="00000000">
              <w:rPr>
                <w:sz w:val="20"/>
                <w:szCs w:val="20"/>
                <w:rtl w:val="0"/>
              </w:rPr>
              <w:t xml:space="preserve">Cancellation effective 14 Mar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0F9">
            <w:pPr>
              <w:rPr/>
            </w:pPr>
            <w:r w:rsidDel="00000000" w:rsidR="00000000" w:rsidRPr="00000000">
              <w:rPr>
                <w:sz w:val="20"/>
                <w:szCs w:val="20"/>
                <w:rtl w:val="0"/>
              </w:rPr>
              <w:t xml:space="preserve">Final invoice: 1–14 Mar (14 days × daily rate). Daily rate = monthly price ÷ 30</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FA">
            <w:pPr>
              <w:rPr/>
            </w:pPr>
            <w:r w:rsidDel="00000000" w:rsidR="00000000" w:rsidRPr="00000000">
              <w:rPr>
                <w:sz w:val="20"/>
                <w:szCs w:val="20"/>
                <w:rtl w:val="0"/>
              </w:rPr>
              <w:t xml:space="preserve">Short month (31st billing day in Feb)</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0FB">
            <w:pPr>
              <w:rPr/>
            </w:pPr>
            <w:r w:rsidDel="00000000" w:rsidR="00000000" w:rsidRPr="00000000">
              <w:rPr>
                <w:sz w:val="20"/>
                <w:szCs w:val="20"/>
                <w:rtl w:val="0"/>
              </w:rPr>
              <w:t xml:space="preserve">Billed on 28th (or 29th in leap year). Stored billing_day remains 31</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rtl w:val="0"/>
        </w:rPr>
        <w:t xml:space="preserve">Requirements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contracted_price locked at sign-up from current_listed_price — never auto-updated by market or occupancy changes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Subscription types: monthly (primary), annual, </w:t>
      </w:r>
      <w:sdt>
        <w:sdtPr>
          <w:id w:val="1803267474"/>
          <w:tag w:val="goog_rdk_12"/>
        </w:sdtPr>
        <w:sdtContent>
          <w:commentRangeStart w:id="4"/>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weekly, daily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sdt>
        <w:sdtPr>
          <w:id w:val="-2136520252"/>
          <w:tag w:val="goog_rdk_13"/>
        </w:sdtPr>
        <w:sdtContent>
          <w:commentRangeStart w:id="5"/>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Notice period: 30 days minimum. Billing continues through notice period. Final invoice pro-rated.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Unit transfer flow: old subscription closed (no notice if upgrade), new subscription opened, billing anchor date transferred, history linked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Digital lease generated at sign-up, sent for e-signature via WhatsApp/email, stored in documents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Subscription statuses: active / overdue / suspended / cancelled / auction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4.4 Pricing — Base Prices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base_price set per unit type per site by admin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Changes to base_price apply to new sign-ups only</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Full price history maintained: previous price, new price, date, staff member, reason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When base_price changes, the dynamic pricing engine immediately recalculates current_listed_price using the new base and current occupancy multiplier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4.5 Pricing — Scheduled Increases (Existing Customers)</w:t>
      </w:r>
    </w:p>
    <w:p w:rsidR="00000000" w:rsidDel="00000000" w:rsidP="00000000" w:rsidRDefault="00000000" w:rsidRPr="00000000" w14:paraId="0000010C">
      <w:pPr>
        <w:pBdr>
          <w:left w:color="e8501a" w:space="4" w:sz="6" w:val="single"/>
        </w:pBdr>
        <w:spacing w:after="80" w:before="80" w:lineRule="auto"/>
        <w:ind w:left="360" w:firstLine="0"/>
        <w:rPr/>
      </w:pPr>
      <w:r w:rsidDel="00000000" w:rsidR="00000000" w:rsidRPr="00000000">
        <w:rPr>
          <w:b w:val="1"/>
          <w:bCs w:val="1"/>
          <w:color w:val="e8501a"/>
          <w:sz w:val="20"/>
          <w:szCs w:val="20"/>
          <w:rtl w:val="0"/>
        </w:rPr>
        <w:t xml:space="preserve">KEY RULE: </w:t>
      </w:r>
      <w:r w:rsidDel="00000000" w:rsidR="00000000" w:rsidRPr="00000000">
        <w:rPr>
          <w:i w:val="1"/>
          <w:iCs w:val="1"/>
          <w:color w:val="3d4a5c"/>
          <w:sz w:val="20"/>
          <w:szCs w:val="20"/>
          <w:rtl w:val="0"/>
        </w:rPr>
        <w:t xml:space="preserve">Scheduled increases are the ONLY mechanism that can change contracted_price. They require a notice period. They apply to existing customers only.</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Two Trigger Types</w:t>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800"/>
        <w:tblGridChange w:id="0">
          <w:tblGrid>
            <w:gridCol w:w="1800"/>
            <w:gridCol w:w="3600"/>
            <w:gridCol w:w="3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12">
            <w:pPr>
              <w:rPr/>
            </w:pPr>
            <w:r w:rsidDel="00000000" w:rsidR="00000000" w:rsidRPr="00000000">
              <w:rPr>
                <w:sz w:val="20"/>
                <w:szCs w:val="20"/>
                <w:rtl w:val="0"/>
              </w:rPr>
              <w:t xml:space="preserve">Tenure-based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13">
            <w:pPr>
              <w:rPr/>
            </w:pPr>
            <w:r w:rsidDel="00000000" w:rsidR="00000000" w:rsidRPr="00000000">
              <w:rPr>
                <w:sz w:val="20"/>
                <w:szCs w:val="20"/>
                <w:rtl w:val="0"/>
              </w:rPr>
              <w:t xml:space="preserve">Fires X months after each customer's own start date. Each customer's clock is personal.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14">
            <w:pPr>
              <w:rPr/>
            </w:pPr>
            <w:r w:rsidDel="00000000" w:rsidR="00000000" w:rsidRPr="00000000">
              <w:rPr>
                <w:sz w:val="20"/>
                <w:szCs w:val="20"/>
                <w:rtl w:val="0"/>
              </w:rPr>
              <w:t xml:space="preserve">"5% increase after </w:t>
            </w:r>
            <w:sdt>
              <w:sdtPr>
                <w:id w:val="1205480000"/>
                <w:tag w:val="goog_rdk_14"/>
              </w:sdtPr>
              <w:sdtContent>
                <w:commentRangeStart w:id="6"/>
              </w:sdtContent>
            </w:sdt>
            <w:r w:rsidDel="00000000" w:rsidR="00000000" w:rsidRPr="00000000">
              <w:rPr>
                <w:sz w:val="20"/>
                <w:szCs w:val="20"/>
                <w:rtl w:val="0"/>
              </w:rPr>
              <w:t xml:space="preserve">6 months</w:t>
            </w:r>
            <w:commentRangeEnd w:id="6"/>
            <w:r w:rsidDel="00000000" w:rsidR="00000000" w:rsidRPr="00000000">
              <w:commentReference w:id="6"/>
            </w:r>
            <w:r w:rsidDel="00000000" w:rsidR="00000000" w:rsidRPr="00000000">
              <w:rPr>
                <w:sz w:val="20"/>
                <w:szCs w:val="20"/>
                <w:rtl w:val="0"/>
              </w:rPr>
              <w:t xml:space="preserve">" — a March customer gets it in September, a July customer in January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15">
            <w:pPr>
              <w:rPr/>
            </w:pPr>
            <w:r w:rsidDel="00000000" w:rsidR="00000000" w:rsidRPr="00000000">
              <w:rPr>
                <w:sz w:val="20"/>
                <w:szCs w:val="20"/>
                <w:rtl w:val="0"/>
              </w:rPr>
              <w:t xml:space="preserve">Calendar-based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16">
            <w:pPr>
              <w:rPr/>
            </w:pPr>
            <w:r w:rsidDel="00000000" w:rsidR="00000000" w:rsidRPr="00000000">
              <w:rPr>
                <w:sz w:val="20"/>
                <w:szCs w:val="20"/>
                <w:rtl w:val="0"/>
              </w:rPr>
              <w:t xml:space="preserve">Fires on a fixed date across all active subscriptions at the site.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17">
            <w:pPr>
              <w:rPr/>
            </w:pPr>
            <w:r w:rsidDel="00000000" w:rsidR="00000000" w:rsidRPr="00000000">
              <w:rPr>
                <w:sz w:val="20"/>
                <w:szCs w:val="20"/>
                <w:rtl w:val="0"/>
              </w:rPr>
              <w:t xml:space="preserve">"8% increase every 1 March" — one event, applied to all active subscriptions </w:t>
            </w:r>
            <w:sdt>
              <w:sdtPr>
                <w:id w:val="-530547805"/>
                <w:tag w:val="goog_rdk_15"/>
              </w:sdtPr>
              <w:sdtContent>
                <w:ins w:author="Adam Kane-Smith" w:id="3" w:date="2026-04-01T11:07:00Z">
                  <w:r w:rsidDel="00000000" w:rsidR="00000000" w:rsidRPr="00000000">
                    <w:rPr>
                      <w:sz w:val="20"/>
                      <w:szCs w:val="20"/>
                      <w:rtl w:val="0"/>
                    </w:rPr>
                    <w:t xml:space="preserve">and to the listed prices </w:t>
                  </w:r>
                </w:ins>
              </w:sdtContent>
            </w:sdt>
            <w:r w:rsidDel="00000000" w:rsidR="00000000" w:rsidRPr="00000000">
              <w:rPr>
                <w:sz w:val="20"/>
                <w:szCs w:val="20"/>
                <w:rtl w:val="0"/>
              </w:rPr>
              <w:t xml:space="preserve">on that date</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r w:rsidDel="00000000" w:rsidR="00000000" w:rsidRPr="00000000">
        <w:rPr>
          <w:rtl w:val="0"/>
        </w:rPr>
        <w:t xml:space="preserve">Requirements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Increases stack on contracted_price at time of event, not original sign-up price (compounding)</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sdt>
        <w:sdtPr>
          <w:id w:val="-972973622"/>
          <w:tag w:val="goog_rdk_16"/>
        </w:sdtPr>
        <w:sdtContent>
          <w:commentRangeStart w:id="7"/>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Notice period </w:t>
      </w:r>
      <w:commentRangeEnd w:id="7"/>
      <w:r w:rsidDel="00000000" w:rsidR="00000000" w:rsidRPr="00000000">
        <w:commentReference w:id="7"/>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configurable per rule — </w:t>
      </w:r>
      <w:sdt>
        <w:sdtPr>
          <w:id w:val="-1099292578"/>
          <w:tag w:val="goog_rdk_17"/>
        </w:sdtPr>
        <w:sdtContent>
          <w:commentRangeStart w:id="8"/>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default 30 days</w:t>
      </w:r>
      <w:commentRangeEnd w:id="8"/>
      <w:r w:rsidDel="00000000" w:rsidR="00000000" w:rsidRPr="00000000">
        <w:commentReference w:id="8"/>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System calculates notice_send_date = effective_date − notice_period_days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On notice_send_date, WhatsApp + email sent automatically to customer — logged in communications_log</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Calendar-based increases require admin preview and explicit approval before notices are sent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Preview shows: customers affected count, total monthly revenue impact, per-customer before/after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Individual subscriptions can be exempted with reason and staff sign-off</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Multiple rules can coexist on a site (e.g. 6-month AND annual calendar increase)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4.6 Pricing — Dynamic Occupancy Pricing (New Customers Only)</w:t>
      </w:r>
    </w:p>
    <w:p w:rsidR="00000000" w:rsidDel="00000000" w:rsidP="00000000" w:rsidRDefault="00000000" w:rsidRPr="00000000" w14:paraId="00000123">
      <w:pPr>
        <w:pBdr>
          <w:top w:color="2d6a9f" w:space="0" w:sz="4" w:val="single"/>
          <w:left w:color="e8501a" w:space="4" w:sz="8" w:val="single"/>
          <w:bottom w:color="2d6a9f" w:space="0" w:sz="4" w:val="single"/>
          <w:right w:color="2d6a9f" w:space="0" w:sz="4" w:val="single"/>
        </w:pBdr>
        <w:shd w:fill="ebf3fa" w:val="clear"/>
        <w:spacing w:after="100" w:before="100" w:lineRule="auto"/>
        <w:ind w:left="200" w:firstLine="0"/>
        <w:rPr/>
      </w:pPr>
      <w:r w:rsidDel="00000000" w:rsidR="00000000" w:rsidRPr="00000000">
        <w:rPr>
          <w:b w:val="1"/>
          <w:bCs w:val="1"/>
          <w:color w:val="1a3c5e"/>
          <w:sz w:val="21"/>
          <w:szCs w:val="21"/>
          <w:rtl w:val="0"/>
        </w:rPr>
        <w:t xml:space="preserve">CRITICAL: The dynamic pricing engine only touches current_listed_price. It never touches contracted_price on any existing subscription. Ever.</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tl w:val="0"/>
        </w:rPr>
        <w:t xml:space="preserve">Occupancy Measurement</w:t>
      </w:r>
    </w:p>
    <w:p w:rsidR="00000000" w:rsidDel="00000000" w:rsidP="00000000" w:rsidRDefault="00000000" w:rsidRPr="00000000" w14:paraId="00000126">
      <w:pPr>
        <w:spacing w:after="100" w:before="60" w:lineRule="auto"/>
        <w:rPr/>
      </w:pPr>
      <w:r w:rsidDel="00000000" w:rsidR="00000000" w:rsidRPr="00000000">
        <w:rPr>
          <w:rtl w:val="0"/>
        </w:rPr>
        <w:t xml:space="preserve">Occupancy is measured at site + unit_type level — never site-wide. A site at 90% occupancy on small units but 40% on large units should only price up the small units.</w:t>
      </w:r>
    </w:p>
    <w:p w:rsidR="00000000" w:rsidDel="00000000" w:rsidP="00000000" w:rsidRDefault="00000000" w:rsidRPr="00000000" w14:paraId="00000127">
      <w:pPr>
        <w:spacing w:after="100" w:before="60" w:lineRule="auto"/>
        <w:rPr/>
      </w:pPr>
      <w:r w:rsidDel="00000000" w:rsidR="00000000" w:rsidRPr="00000000">
        <w:rPr>
          <w:rtl w:val="0"/>
        </w:rPr>
        <w:t xml:space="preserve">Formula: occupied_units ÷ total_non-decommissioned_units × 100 for that site + unit_type combination.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r w:rsidDel="00000000" w:rsidR="00000000" w:rsidRPr="00000000">
        <w:rPr>
          <w:rtl w:val="0"/>
        </w:rPr>
        <w:t xml:space="preserve">Band Configuration Example</w:t>
      </w:r>
    </w:p>
    <w:tbl>
      <w:tblPr>
        <w:tblStyle w:val="Table10"/>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1500"/>
        <w:gridCol w:w="1500"/>
        <w:gridCol w:w="1600"/>
        <w:tblGridChange w:id="0">
          <w:tblGrid>
            <w:gridCol w:w="1200"/>
            <w:gridCol w:w="1500"/>
            <w:gridCol w:w="1500"/>
            <w:gridCol w:w="1500"/>
            <w:gridCol w:w="16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Band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b w:val="1"/>
                <w:bCs w:val="1"/>
                <w:color w:val="ffffff"/>
                <w:sz w:val="20"/>
                <w:szCs w:val="20"/>
                <w:rtl w:val="0"/>
              </w:rPr>
              <w:t xml:space="preserve">Occupancy From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b w:val="1"/>
                <w:bCs w:val="1"/>
                <w:color w:val="ffffff"/>
                <w:sz w:val="20"/>
                <w:szCs w:val="20"/>
                <w:rtl w:val="0"/>
              </w:rPr>
              <w:t xml:space="preserve">Occupancy To</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b w:val="1"/>
                <w:bCs w:val="1"/>
                <w:color w:val="ffffff"/>
                <w:sz w:val="20"/>
                <w:szCs w:val="20"/>
                <w:rtl w:val="0"/>
              </w:rPr>
              <w:t xml:space="preserve">Adjustment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On R800 Base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2F">
            <w:pPr>
              <w:rPr/>
            </w:pPr>
            <w:r w:rsidDel="00000000" w:rsidR="00000000" w:rsidRPr="00000000">
              <w:rPr>
                <w:sz w:val="20"/>
                <w:szCs w:val="20"/>
                <w:rtl w:val="0"/>
              </w:rPr>
              <w:t xml:space="preserve">1</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0">
            <w:pPr>
              <w:rPr/>
            </w:pPr>
            <w:r w:rsidDel="00000000" w:rsidR="00000000" w:rsidRPr="00000000">
              <w:rPr>
                <w:sz w:val="20"/>
                <w:szCs w:val="20"/>
                <w:rtl w:val="0"/>
              </w:rPr>
              <w:t xml:space="preserve">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1">
            <w:pPr>
              <w:rPr/>
            </w:pPr>
            <w:r w:rsidDel="00000000" w:rsidR="00000000" w:rsidRPr="00000000">
              <w:rPr>
                <w:sz w:val="20"/>
                <w:szCs w:val="20"/>
                <w:rtl w:val="0"/>
              </w:rPr>
              <w:t xml:space="preserve">49.99%</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2">
            <w:pPr>
              <w:rPr/>
            </w:pPr>
            <w:r w:rsidDel="00000000" w:rsidR="00000000" w:rsidRPr="00000000">
              <w:rPr>
                <w:sz w:val="20"/>
                <w:szCs w:val="20"/>
                <w:rtl w:val="0"/>
              </w:rPr>
              <w:t xml:space="preserve">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3">
            <w:pPr>
              <w:rPr/>
            </w:pPr>
            <w:r w:rsidDel="00000000" w:rsidR="00000000" w:rsidRPr="00000000">
              <w:rPr>
                <w:sz w:val="20"/>
                <w:szCs w:val="20"/>
                <w:rtl w:val="0"/>
              </w:rPr>
              <w:t xml:space="preserve">R800</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4">
            <w:pPr>
              <w:rPr/>
            </w:pPr>
            <w:r w:rsidDel="00000000" w:rsidR="00000000" w:rsidRPr="00000000">
              <w:rPr>
                <w:sz w:val="20"/>
                <w:szCs w:val="20"/>
                <w:rtl w:val="0"/>
              </w:rPr>
              <w:t xml:space="preserve">2</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5">
            <w:pPr>
              <w:rPr/>
            </w:pPr>
            <w:r w:rsidDel="00000000" w:rsidR="00000000" w:rsidRPr="00000000">
              <w:rPr>
                <w:sz w:val="20"/>
                <w:szCs w:val="20"/>
                <w:rtl w:val="0"/>
              </w:rPr>
              <w:t xml:space="preserve">50%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6">
            <w:pPr>
              <w:rPr/>
            </w:pPr>
            <w:r w:rsidDel="00000000" w:rsidR="00000000" w:rsidRPr="00000000">
              <w:rPr>
                <w:sz w:val="20"/>
                <w:szCs w:val="20"/>
                <w:rtl w:val="0"/>
              </w:rPr>
              <w:t xml:space="preserve">69.99%</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7">
            <w:pPr>
              <w:rPr/>
            </w:pPr>
            <w:r w:rsidDel="00000000" w:rsidR="00000000" w:rsidRPr="00000000">
              <w:rPr>
                <w:sz w:val="20"/>
                <w:szCs w:val="20"/>
                <w:rtl w:val="0"/>
              </w:rPr>
              <w:t xml:space="preserve">+5%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8">
            <w:pPr>
              <w:rPr/>
            </w:pPr>
            <w:r w:rsidDel="00000000" w:rsidR="00000000" w:rsidRPr="00000000">
              <w:rPr>
                <w:sz w:val="20"/>
                <w:szCs w:val="20"/>
                <w:rtl w:val="0"/>
              </w:rPr>
              <w:t xml:space="preserve">R840</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9">
            <w:pPr>
              <w:rPr/>
            </w:pPr>
            <w:r w:rsidDel="00000000" w:rsidR="00000000" w:rsidRPr="00000000">
              <w:rPr>
                <w:sz w:val="20"/>
                <w:szCs w:val="20"/>
                <w:rtl w:val="0"/>
              </w:rPr>
              <w:t xml:space="preserve">3</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A">
            <w:pPr>
              <w:rPr/>
            </w:pPr>
            <w:r w:rsidDel="00000000" w:rsidR="00000000" w:rsidRPr="00000000">
              <w:rPr>
                <w:sz w:val="20"/>
                <w:szCs w:val="20"/>
                <w:rtl w:val="0"/>
              </w:rPr>
              <w:t xml:space="preserve">70%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B">
            <w:pPr>
              <w:rPr/>
            </w:pPr>
            <w:r w:rsidDel="00000000" w:rsidR="00000000" w:rsidRPr="00000000">
              <w:rPr>
                <w:sz w:val="20"/>
                <w:szCs w:val="20"/>
                <w:rtl w:val="0"/>
              </w:rPr>
              <w:t xml:space="preserve">84.99%</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C">
            <w:pPr>
              <w:rPr/>
            </w:pPr>
            <w:r w:rsidDel="00000000" w:rsidR="00000000" w:rsidRPr="00000000">
              <w:rPr>
                <w:sz w:val="20"/>
                <w:szCs w:val="20"/>
                <w:rtl w:val="0"/>
              </w:rPr>
              <w:t xml:space="preserve">+10%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3D">
            <w:pPr>
              <w:rPr/>
            </w:pPr>
            <w:r w:rsidDel="00000000" w:rsidR="00000000" w:rsidRPr="00000000">
              <w:rPr>
                <w:sz w:val="20"/>
                <w:szCs w:val="20"/>
                <w:rtl w:val="0"/>
              </w:rPr>
              <w:t xml:space="preserve">R880</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E">
            <w:pPr>
              <w:rPr/>
            </w:pPr>
            <w:r w:rsidDel="00000000" w:rsidR="00000000" w:rsidRPr="00000000">
              <w:rPr>
                <w:sz w:val="20"/>
                <w:szCs w:val="20"/>
                <w:rtl w:val="0"/>
              </w:rPr>
              <w:t xml:space="preserve">4</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3F">
            <w:pPr>
              <w:rPr/>
            </w:pPr>
            <w:r w:rsidDel="00000000" w:rsidR="00000000" w:rsidRPr="00000000">
              <w:rPr>
                <w:sz w:val="20"/>
                <w:szCs w:val="20"/>
                <w:rtl w:val="0"/>
              </w:rPr>
              <w:t xml:space="preserve">85%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40">
            <w:pPr>
              <w:rPr/>
            </w:pPr>
            <w:r w:rsidDel="00000000" w:rsidR="00000000" w:rsidRPr="00000000">
              <w:rPr>
                <w:sz w:val="20"/>
                <w:szCs w:val="20"/>
                <w:rtl w:val="0"/>
              </w:rPr>
              <w:t xml:space="preserve">94.99%</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41">
            <w:pPr>
              <w:rPr/>
            </w:pPr>
            <w:r w:rsidDel="00000000" w:rsidR="00000000" w:rsidRPr="00000000">
              <w:rPr>
                <w:sz w:val="20"/>
                <w:szCs w:val="20"/>
                <w:rtl w:val="0"/>
              </w:rPr>
              <w:t xml:space="preserve">+15%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42">
            <w:pPr>
              <w:rPr/>
            </w:pPr>
            <w:r w:rsidDel="00000000" w:rsidR="00000000" w:rsidRPr="00000000">
              <w:rPr>
                <w:sz w:val="20"/>
                <w:szCs w:val="20"/>
                <w:rtl w:val="0"/>
              </w:rPr>
              <w:t xml:space="preserve">R920</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43">
            <w:pPr>
              <w:rPr/>
            </w:pPr>
            <w:r w:rsidDel="00000000" w:rsidR="00000000" w:rsidRPr="00000000">
              <w:rPr>
                <w:sz w:val="20"/>
                <w:szCs w:val="20"/>
                <w:rtl w:val="0"/>
              </w:rPr>
              <w:t xml:space="preserve">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44">
            <w:pPr>
              <w:rPr/>
            </w:pPr>
            <w:r w:rsidDel="00000000" w:rsidR="00000000" w:rsidRPr="00000000">
              <w:rPr>
                <w:sz w:val="20"/>
                <w:szCs w:val="20"/>
                <w:rtl w:val="0"/>
              </w:rPr>
              <w:t xml:space="preserve">95%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45">
            <w:pPr>
              <w:rPr/>
            </w:pPr>
            <w:r w:rsidDel="00000000" w:rsidR="00000000" w:rsidRPr="00000000">
              <w:rPr>
                <w:sz w:val="20"/>
                <w:szCs w:val="20"/>
                <w:rtl w:val="0"/>
              </w:rPr>
              <w:t xml:space="preserve">100%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46">
            <w:pPr>
              <w:rPr/>
            </w:pPr>
            <w:r w:rsidDel="00000000" w:rsidR="00000000" w:rsidRPr="00000000">
              <w:rPr>
                <w:sz w:val="20"/>
                <w:szCs w:val="20"/>
                <w:rtl w:val="0"/>
              </w:rPr>
              <w:t xml:space="preserve">+20%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47">
            <w:pPr>
              <w:rPr/>
            </w:pPr>
            <w:r w:rsidDel="00000000" w:rsidR="00000000" w:rsidRPr="00000000">
              <w:rPr>
                <w:sz w:val="20"/>
                <w:szCs w:val="20"/>
                <w:rtl w:val="0"/>
              </w:rPr>
              <w:t xml:space="preserve">R960</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Requirements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Bands configured per site per unit_type — not site-wide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Recalculation triggered on every occupancy change event (subscription start, subscription end, unit status change)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Rounding rule configurable in system_config (default: round to nearest R5)</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Dynamic pricing override: admin can freeze, set fixed price, or disable increases for a site/type without deleting rules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Both pricing engines run simultaneously and permanently — they are a core architectural feature, not a phase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Occupancy snapshots recorded on every recalculation — full audit trail and charting data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4.7 Discounts &amp; Promotions</w:t>
      </w:r>
    </w:p>
    <w:p w:rsidR="00000000" w:rsidDel="00000000" w:rsidP="00000000" w:rsidRDefault="00000000" w:rsidRPr="00000000" w14:paraId="00000152">
      <w:pPr>
        <w:pStyle w:val="Heading3"/>
        <w:rPr/>
      </w:pPr>
      <w:r w:rsidDel="00000000" w:rsidR="00000000" w:rsidRPr="00000000">
        <w:rPr>
          <w:rtl w:val="0"/>
        </w:rPr>
        <w:t xml:space="preserve">Structure</w:t>
      </w:r>
    </w:p>
    <w:p w:rsidR="00000000" w:rsidDel="00000000" w:rsidP="00000000" w:rsidRDefault="00000000" w:rsidRPr="00000000" w14:paraId="00000153">
      <w:pPr>
        <w:spacing w:after="100" w:before="60" w:lineRule="auto"/>
        <w:rPr/>
      </w:pPr>
      <w:r w:rsidDel="00000000" w:rsidR="00000000" w:rsidRPr="00000000">
        <w:rPr>
          <w:rtl w:val="0"/>
        </w:rPr>
        <w:t xml:space="preserve">Discounts are campaign-based sign-up offers defined as "X% off for N months from sign-up date." They live on sites and units, not as ad hoc manual adjustments.</w:t>
      </w:r>
    </w:p>
    <w:p w:rsidR="00000000" w:rsidDel="00000000" w:rsidP="00000000" w:rsidRDefault="00000000" w:rsidRPr="00000000" w14:paraId="00000154">
      <w:pPr>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000"/>
        <w:tblGridChange w:id="0">
          <w:tblGrid>
            <w:gridCol w:w="1800"/>
            <w:gridCol w:w="4400"/>
            <w:gridCol w:w="30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Level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Scope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58">
            <w:pPr>
              <w:rPr/>
            </w:pPr>
            <w:r w:rsidDel="00000000" w:rsidR="00000000" w:rsidRPr="00000000">
              <w:rPr>
                <w:sz w:val="20"/>
                <w:szCs w:val="20"/>
                <w:rtl w:val="0"/>
              </w:rPr>
              <w:t xml:space="preserve">Unit-level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59">
            <w:pPr>
              <w:rPr/>
            </w:pPr>
            <w:r w:rsidDel="00000000" w:rsidR="00000000" w:rsidRPr="00000000">
              <w:rPr>
                <w:sz w:val="20"/>
                <w:szCs w:val="20"/>
                <w:rtl w:val="0"/>
              </w:rPr>
              <w:t xml:space="preserve">Applies to one specific unit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5A">
            <w:pPr>
              <w:rPr/>
            </w:pPr>
            <w:r w:rsidDel="00000000" w:rsidR="00000000" w:rsidRPr="00000000">
              <w:rPr>
                <w:sz w:val="20"/>
                <w:szCs w:val="20"/>
                <w:rtl w:val="0"/>
              </w:rPr>
              <w:t xml:space="preserve">1st — overrides site campaign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5B">
            <w:pPr>
              <w:rPr/>
            </w:pPr>
            <w:r w:rsidDel="00000000" w:rsidR="00000000" w:rsidRPr="00000000">
              <w:rPr>
                <w:sz w:val="20"/>
                <w:szCs w:val="20"/>
                <w:rtl w:val="0"/>
              </w:rPr>
              <w:t xml:space="preserve">Site-level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5C">
            <w:pPr>
              <w:rPr/>
            </w:pPr>
            <w:r w:rsidDel="00000000" w:rsidR="00000000" w:rsidRPr="00000000">
              <w:rPr>
                <w:sz w:val="20"/>
                <w:szCs w:val="20"/>
                <w:rtl w:val="0"/>
              </w:rPr>
              <w:t xml:space="preserve">Applies to all new sign-ups at the site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5D">
            <w:pPr>
              <w:rPr/>
            </w:pPr>
            <w:r w:rsidDel="00000000" w:rsidR="00000000" w:rsidRPr="00000000">
              <w:rPr>
                <w:sz w:val="20"/>
                <w:szCs w:val="20"/>
                <w:rtl w:val="0"/>
              </w:rPr>
              <w:t xml:space="preserve">2nd — fallback if no unit discount</w:t>
            </w: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tl w:val="0"/>
        </w:rPr>
        <w:t xml:space="preserve">Revenue Share Impact</w:t>
      </w:r>
    </w:p>
    <w:p w:rsidR="00000000" w:rsidDel="00000000" w:rsidP="00000000" w:rsidRDefault="00000000" w:rsidRPr="00000000" w14:paraId="00000160">
      <w:pPr>
        <w:pBdr>
          <w:left w:color="e8501a" w:space="4" w:sz="6" w:val="single"/>
        </w:pBdr>
        <w:spacing w:after="80" w:before="80" w:lineRule="auto"/>
        <w:ind w:left="360" w:firstLine="0"/>
        <w:rPr/>
      </w:pPr>
      <w:r w:rsidDel="00000000" w:rsidR="00000000" w:rsidRPr="00000000">
        <w:rPr>
          <w:b w:val="1"/>
          <w:bCs w:val="1"/>
          <w:color w:val="e8501a"/>
          <w:sz w:val="20"/>
          <w:szCs w:val="20"/>
          <w:rtl w:val="0"/>
        </w:rPr>
        <w:t xml:space="preserve">KEY RULE: </w:t>
      </w:r>
      <w:r w:rsidDel="00000000" w:rsidR="00000000" w:rsidRPr="00000000">
        <w:rPr>
          <w:i w:val="1"/>
          <w:iCs w:val="1"/>
          <w:color w:val="3d4a5c"/>
          <w:sz w:val="20"/>
          <w:szCs w:val="20"/>
          <w:rtl w:val="0"/>
        </w:rPr>
        <w:t xml:space="preserve">The property owner receives their revenue share % of net rental AFTER discount. Discounts reduce both what the customer pays and what the owner receives, proportionally. Neither party is disproportionately penalised.</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Requirements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Campaign: name, discount %, months, valid from/to dates, active flag</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Discount applied from current_listed_price at sign-up, not base_price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contracted_price on the subscription = current_listed_price (full rate, pre-discount)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Discount tracked in subscription_discounts with full terms snapshot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Invoice shows: full rate, discount amount, subtotal clearly separated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Customer portal always shows full rate and discount expiry date — no surprises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Discount expires automatically after N months — no staff action required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Discount report: total discount given by site/month, projected upcoming cost, conversion rate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4.8 Additional Products</w:t>
      </w:r>
    </w:p>
    <w:p w:rsidR="00000000" w:rsidDel="00000000" w:rsidP="00000000" w:rsidRDefault="00000000" w:rsidRPr="00000000" w14:paraId="0000016D">
      <w:pPr>
        <w:spacing w:after="100" w:before="60" w:lineRule="auto"/>
        <w:rPr/>
      </w:pPr>
      <w:r w:rsidDel="00000000" w:rsidR="00000000" w:rsidRPr="00000000">
        <w:rPr>
          <w:rtl w:val="0"/>
        </w:rPr>
        <w:t xml:space="preserve">Additional products are monthly charges to customers that Flexistore retains 100% of. The property owner receives no share of these lines.</w:t>
      </w:r>
    </w:p>
    <w:p w:rsidR="00000000" w:rsidDel="00000000" w:rsidP="00000000" w:rsidRDefault="00000000" w:rsidRPr="00000000" w14:paraId="0000016E">
      <w:pPr>
        <w:rPr/>
      </w:pP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2000"/>
        <w:gridCol w:w="2800"/>
        <w:tblGridChange w:id="0">
          <w:tblGrid>
            <w:gridCol w:w="2800"/>
            <w:gridCol w:w="1600"/>
            <w:gridCol w:w="2000"/>
            <w:gridCol w:w="2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Product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VAT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Revenue Share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73">
            <w:pPr>
              <w:rPr/>
            </w:pPr>
            <w:r w:rsidDel="00000000" w:rsidR="00000000" w:rsidRPr="00000000">
              <w:rPr>
                <w:sz w:val="20"/>
                <w:szCs w:val="20"/>
                <w:rtl w:val="0"/>
              </w:rPr>
              <w:t xml:space="preserve">Monthly Storage Rental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74">
            <w:pPr>
              <w:rPr/>
            </w:pPr>
            <w:r w:rsidDel="00000000" w:rsidR="00000000" w:rsidRPr="00000000">
              <w:rPr>
                <w:sz w:val="20"/>
                <w:szCs w:val="20"/>
                <w:rtl w:val="0"/>
              </w:rPr>
              <w:t xml:space="preserve">storage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75">
            <w:pPr>
              <w:rPr/>
            </w:pPr>
            <w:r w:rsidDel="00000000" w:rsidR="00000000" w:rsidRPr="00000000">
              <w:rPr>
                <w:sz w:val="20"/>
                <w:szCs w:val="20"/>
                <w:rtl w:val="0"/>
              </w:rPr>
              <w:t xml:space="preserve">Yes (15%)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76">
            <w:pPr>
              <w:rPr/>
            </w:pPr>
            <w:r w:rsidDel="00000000" w:rsidR="00000000" w:rsidRPr="00000000">
              <w:rPr>
                <w:sz w:val="20"/>
                <w:szCs w:val="20"/>
                <w:rtl w:val="0"/>
              </w:rPr>
              <w:t xml:space="preserve">Yes — owner receives their %</w:t>
            </w:r>
            <w:r w:rsidDel="00000000" w:rsidR="00000000" w:rsidRPr="00000000">
              <w:rPr>
                <w:rtl w:val="0"/>
              </w:rPr>
            </w:r>
          </w:p>
        </w:tc>
      </w:tr>
      <w:sdt>
        <w:sdtPr>
          <w:id w:val="721493078"/>
          <w:tag w:val="goog_rdk_19"/>
        </w:sdtPr>
        <w:sdtContent>
          <w:tr>
            <w:trPr>
              <w:cantSplit w:val="0"/>
              <w:tblHeader w:val="0"/>
              <w:ins w:author="Adam Kane-Smith" w:id="4" w:date="2026-04-01T11:50:00Z"/>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sdt>
                <w:sdtPr>
                  <w:id w:val="-247871260"/>
                  <w:tag w:val="goog_rdk_22"/>
                </w:sdtPr>
                <w:sdtContent>
                  <w:p w:rsidR="00000000" w:rsidDel="00000000" w:rsidP="00000000" w:rsidRDefault="00000000" w:rsidRPr="00000000" w14:paraId="00000177">
                    <w:pPr>
                      <w:rPr>
                        <w:ins w:author="Adam Kane-Smith" w:id="4" w:date="2026-04-01T11:50:00Z"/>
                        <w:sz w:val="20"/>
                        <w:szCs w:val="20"/>
                      </w:rPr>
                    </w:pPr>
                    <w:sdt>
                      <w:sdtPr>
                        <w:id w:val="728595014"/>
                        <w:tag w:val="goog_rdk_20"/>
                      </w:sdtPr>
                      <w:sdtContent>
                        <w:ins w:author="Adam Kane-Smith" w:id="4" w:date="2026-04-01T11:50:00Z"/>
                        <w:sdt>
                          <w:sdtPr>
                            <w:id w:val="1004046355"/>
                            <w:tag w:val="goog_rdk_21"/>
                          </w:sdtPr>
                          <w:sdtContent>
                            <w:commentRangeStart w:id="9"/>
                          </w:sdtContent>
                        </w:sdt>
                        <w:ins w:author="Adam Kane-Smith" w:id="4" w:date="2026-04-01T11:50:00Z">
                          <w:r w:rsidDel="00000000" w:rsidR="00000000" w:rsidRPr="00000000">
                            <w:rPr>
                              <w:sz w:val="20"/>
                              <w:szCs w:val="20"/>
                              <w:rtl w:val="0"/>
                            </w:rPr>
                            <w:t xml:space="preserve">Late Payment Fee</w:t>
                          </w:r>
                          <w:commentRangeEnd w:id="9"/>
                          <w:r w:rsidDel="00000000" w:rsidR="00000000" w:rsidRPr="00000000">
                            <w:commentReference w:id="9"/>
                          </w:r>
                          <w:r w:rsidDel="00000000" w:rsidR="00000000" w:rsidRPr="00000000">
                            <w:rPr>
                              <w:rtl w:val="0"/>
                            </w:rPr>
                          </w:r>
                        </w:ins>
                      </w:sdtContent>
                    </w:sdt>
                  </w:p>
                </w:sdtContent>
              </w:sdt>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sdt>
                <w:sdtPr>
                  <w:id w:val="-1838939726"/>
                  <w:tag w:val="goog_rdk_24"/>
                </w:sdtPr>
                <w:sdtContent>
                  <w:p w:rsidR="00000000" w:rsidDel="00000000" w:rsidP="00000000" w:rsidRDefault="00000000" w:rsidRPr="00000000" w14:paraId="00000178">
                    <w:pPr>
                      <w:rPr>
                        <w:ins w:author="Adam Kane-Smith" w:id="4" w:date="2026-04-01T11:50:00Z"/>
                        <w:sz w:val="20"/>
                        <w:szCs w:val="20"/>
                      </w:rPr>
                    </w:pPr>
                    <w:sdt>
                      <w:sdtPr>
                        <w:id w:val="-515993103"/>
                        <w:tag w:val="goog_rdk_23"/>
                      </w:sdtPr>
                      <w:sdtContent>
                        <w:ins w:author="Adam Kane-Smith" w:id="4" w:date="2026-04-01T11:50:00Z">
                          <w:r w:rsidDel="00000000" w:rsidR="00000000" w:rsidRPr="00000000">
                            <w:rPr>
                              <w:sz w:val="20"/>
                              <w:szCs w:val="20"/>
                              <w:rtl w:val="0"/>
                            </w:rPr>
                            <w:t xml:space="preserve">Late Payment Fee</w:t>
                          </w:r>
                        </w:ins>
                      </w:sdtContent>
                    </w:sdt>
                  </w:p>
                </w:sdtContent>
              </w:sdt>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sdt>
                <w:sdtPr>
                  <w:id w:val="-1364558011"/>
                  <w:tag w:val="goog_rdk_26"/>
                </w:sdtPr>
                <w:sdtContent>
                  <w:p w:rsidR="00000000" w:rsidDel="00000000" w:rsidP="00000000" w:rsidRDefault="00000000" w:rsidRPr="00000000" w14:paraId="00000179">
                    <w:pPr>
                      <w:rPr>
                        <w:ins w:author="Adam Kane-Smith" w:id="4" w:date="2026-04-01T11:50:00Z"/>
                        <w:sz w:val="20"/>
                        <w:szCs w:val="20"/>
                      </w:rPr>
                    </w:pPr>
                    <w:sdt>
                      <w:sdtPr>
                        <w:id w:val="-529910385"/>
                        <w:tag w:val="goog_rdk_25"/>
                      </w:sdtPr>
                      <w:sdtContent>
                        <w:ins w:author="Adam Kane-Smith" w:id="4" w:date="2026-04-01T11:50:00Z">
                          <w:r w:rsidDel="00000000" w:rsidR="00000000" w:rsidRPr="00000000">
                            <w:rPr>
                              <w:sz w:val="20"/>
                              <w:szCs w:val="20"/>
                              <w:rtl w:val="0"/>
                            </w:rPr>
                            <w:t xml:space="preserve">Yes (15%)</w:t>
                          </w:r>
                        </w:ins>
                      </w:sdtContent>
                    </w:sdt>
                  </w:p>
                </w:sdtContent>
              </w:sdt>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sdt>
                <w:sdtPr>
                  <w:id w:val="-148731610"/>
                  <w:tag w:val="goog_rdk_28"/>
                </w:sdtPr>
                <w:sdtContent>
                  <w:p w:rsidR="00000000" w:rsidDel="00000000" w:rsidP="00000000" w:rsidRDefault="00000000" w:rsidRPr="00000000" w14:paraId="0000017A">
                    <w:pPr>
                      <w:rPr>
                        <w:ins w:author="Adam Kane-Smith" w:id="4" w:date="2026-04-01T11:50:00Z"/>
                        <w:sz w:val="20"/>
                        <w:szCs w:val="20"/>
                      </w:rPr>
                    </w:pPr>
                    <w:sdt>
                      <w:sdtPr>
                        <w:id w:val="166551011"/>
                        <w:tag w:val="goog_rdk_27"/>
                      </w:sdtPr>
                      <w:sdtContent>
                        <w:ins w:author="Adam Kane-Smith" w:id="4" w:date="2026-04-01T11:50:00Z">
                          <w:r w:rsidDel="00000000" w:rsidR="00000000" w:rsidRPr="00000000">
                            <w:rPr>
                              <w:sz w:val="20"/>
                              <w:szCs w:val="20"/>
                              <w:rtl w:val="0"/>
                            </w:rPr>
                            <w:t xml:space="preserve">No – Flexistore only</w:t>
                          </w:r>
                        </w:ins>
                      </w:sdtContent>
                    </w:sdt>
                  </w:p>
                </w:sdtContent>
              </w:sdt>
            </w:tc>
          </w:tr>
        </w:sdtContent>
      </w:sdt>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7B">
            <w:pPr>
              <w:rPr/>
            </w:pPr>
            <w:r w:rsidDel="00000000" w:rsidR="00000000" w:rsidRPr="00000000">
              <w:rPr>
                <w:sz w:val="20"/>
                <w:szCs w:val="20"/>
                <w:rtl w:val="0"/>
              </w:rPr>
              <w:t xml:space="preserve">Insurance Premium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7C">
            <w:pPr>
              <w:rPr/>
            </w:pPr>
            <w:r w:rsidDel="00000000" w:rsidR="00000000" w:rsidRPr="00000000">
              <w:rPr>
                <w:sz w:val="20"/>
                <w:szCs w:val="20"/>
                <w:rtl w:val="0"/>
              </w:rPr>
              <w:t xml:space="preserve">insurance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7D">
            <w:pPr>
              <w:rPr/>
            </w:pPr>
            <w:r w:rsidDel="00000000" w:rsidR="00000000" w:rsidRPr="00000000">
              <w:rPr>
                <w:sz w:val="20"/>
                <w:szCs w:val="20"/>
                <w:rtl w:val="0"/>
              </w:rPr>
              <w:t xml:space="preserve">Confirm with accountant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7E">
            <w:pPr>
              <w:rPr/>
            </w:pPr>
            <w:r w:rsidDel="00000000" w:rsidR="00000000" w:rsidRPr="00000000">
              <w:rPr>
                <w:sz w:val="20"/>
                <w:szCs w:val="20"/>
                <w:rtl w:val="0"/>
              </w:rPr>
              <w:t xml:space="preserve">No — Flexistore only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7F">
            <w:pPr>
              <w:rPr/>
            </w:pPr>
            <w:r w:rsidDel="00000000" w:rsidR="00000000" w:rsidRPr="00000000">
              <w:rPr>
                <w:sz w:val="20"/>
                <w:szCs w:val="20"/>
                <w:rtl w:val="0"/>
              </w:rPr>
              <w:t xml:space="preserve">Software Fee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80">
            <w:pPr>
              <w:rPr/>
            </w:pPr>
            <w:r w:rsidDel="00000000" w:rsidR="00000000" w:rsidRPr="00000000">
              <w:rPr>
                <w:sz w:val="20"/>
                <w:szCs w:val="20"/>
                <w:rtl w:val="0"/>
              </w:rPr>
              <w:t xml:space="preserve">software_fee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81">
            <w:pPr>
              <w:rPr/>
            </w:pPr>
            <w:sdt>
              <w:sdtPr>
                <w:id w:val="295260930"/>
                <w:tag w:val="goog_rdk_30"/>
              </w:sdtPr>
              <w:sdtContent>
                <w:ins w:author="Adam Kane-Smith" w:id="5" w:date="2026-04-01T11:49:00Z">
                  <w:r w:rsidDel="00000000" w:rsidR="00000000" w:rsidRPr="00000000">
                    <w:rPr>
                      <w:sz w:val="20"/>
                      <w:szCs w:val="20"/>
                      <w:rtl w:val="0"/>
                    </w:rPr>
                    <w:t xml:space="preserve">Yes (15%)</w:t>
                  </w:r>
                </w:ins>
              </w:sdtContent>
            </w:sdt>
            <w:sdt>
              <w:sdtPr>
                <w:id w:val="1884682818"/>
                <w:tag w:val="goog_rdk_31"/>
              </w:sdtPr>
              <w:sdtContent>
                <w:del w:author="Adam Kane-Smith" w:id="5" w:date="2026-04-01T11:49:00Z">
                  <w:r w:rsidDel="00000000" w:rsidR="00000000" w:rsidRPr="00000000">
                    <w:rPr>
                      <w:sz w:val="20"/>
                      <w:szCs w:val="20"/>
                      <w:rtl w:val="0"/>
                    </w:rPr>
                    <w:delText xml:space="preserve">Confirm with accountant</w:delText>
                  </w:r>
                </w:del>
              </w:sdtContent>
            </w:sdt>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82">
            <w:pPr>
              <w:rPr/>
            </w:pPr>
            <w:r w:rsidDel="00000000" w:rsidR="00000000" w:rsidRPr="00000000">
              <w:rPr>
                <w:sz w:val="20"/>
                <w:szCs w:val="20"/>
                <w:rtl w:val="0"/>
              </w:rPr>
              <w:t xml:space="preserve">No — Flexistore only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83">
            <w:pPr>
              <w:rPr/>
            </w:pPr>
            <w:r w:rsidDel="00000000" w:rsidR="00000000" w:rsidRPr="00000000">
              <w:rPr>
                <w:sz w:val="20"/>
                <w:szCs w:val="20"/>
                <w:rtl w:val="0"/>
              </w:rPr>
              <w:t xml:space="preserve">Auction Proceeds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84">
            <w:pPr>
              <w:rPr/>
            </w:pPr>
            <w:r w:rsidDel="00000000" w:rsidR="00000000" w:rsidRPr="00000000">
              <w:rPr>
                <w:sz w:val="20"/>
                <w:szCs w:val="20"/>
                <w:rtl w:val="0"/>
              </w:rPr>
              <w:t xml:space="preserve">auction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85">
            <w:pPr>
              <w:rPr/>
            </w:pPr>
            <w:sdt>
              <w:sdtPr>
                <w:id w:val="1006027606"/>
                <w:tag w:val="goog_rdk_33"/>
              </w:sdtPr>
              <w:sdtContent>
                <w:ins w:author="Adam Kane-Smith" w:id="6" w:date="2026-04-01T11:49:00Z">
                  <w:r w:rsidDel="00000000" w:rsidR="00000000" w:rsidRPr="00000000">
                    <w:rPr>
                      <w:sz w:val="20"/>
                      <w:szCs w:val="20"/>
                      <w:rtl w:val="0"/>
                    </w:rPr>
                    <w:t xml:space="preserve">Yes (15%)</w:t>
                  </w:r>
                </w:ins>
              </w:sdtContent>
            </w:sdt>
            <w:sdt>
              <w:sdtPr>
                <w:id w:val="-1960154156"/>
                <w:tag w:val="goog_rdk_34"/>
              </w:sdtPr>
              <w:sdtContent>
                <w:del w:author="Adam Kane-Smith" w:id="6" w:date="2026-04-01T11:49:00Z">
                  <w:r w:rsidDel="00000000" w:rsidR="00000000" w:rsidRPr="00000000">
                    <w:rPr>
                      <w:sz w:val="20"/>
                      <w:szCs w:val="20"/>
                      <w:rtl w:val="0"/>
                    </w:rPr>
                    <w:delText xml:space="preserve">Confirm with accountant</w:delText>
                  </w:r>
                </w:del>
              </w:sdtContent>
            </w:sdt>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86">
            <w:pPr>
              <w:rPr/>
            </w:pPr>
            <w:r w:rsidDel="00000000" w:rsidR="00000000" w:rsidRPr="00000000">
              <w:rPr>
                <w:sz w:val="20"/>
                <w:szCs w:val="20"/>
                <w:rtl w:val="0"/>
              </w:rPr>
              <w:t xml:space="preserve">Yes — owner receives their %</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Requirements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product type has: name, category, revenue_share_eligible (bool), vat_applicable (bool)</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New product types can be added without schema changes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Additional products attached to a subscription with price and start date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product appears as a separate invoice line item</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Invoice header totals are sum of all line items — VAT calculated per line independently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Owner report shows Flexistore-only revenue as a separate section — transparent, zero share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4.9 Access Control</w:t>
      </w:r>
    </w:p>
    <w:p w:rsidR="00000000" w:rsidDel="00000000" w:rsidP="00000000" w:rsidRDefault="00000000" w:rsidRPr="00000000" w14:paraId="00000191">
      <w:pPr>
        <w:pStyle w:val="Heading3"/>
        <w:rPr/>
      </w:pPr>
      <w:r w:rsidDel="00000000" w:rsidR="00000000" w:rsidRPr="00000000">
        <w:rPr>
          <w:rtl w:val="0"/>
        </w:rPr>
        <w:t xml:space="preserve">WhatsApp Access Flow</w:t>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
        <w:gridCol w:w="8548"/>
        <w:tblGridChange w:id="0">
          <w:tblGrid>
            <w:gridCol w:w="652"/>
            <w:gridCol w:w="8548"/>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94">
            <w:pPr>
              <w:rPr/>
            </w:pPr>
            <w:r w:rsidDel="00000000" w:rsidR="00000000" w:rsidRPr="00000000">
              <w:rPr>
                <w:sz w:val="20"/>
                <w:szCs w:val="20"/>
                <w:rtl w:val="0"/>
              </w:rPr>
              <w:t xml:space="preserve">1</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95">
            <w:pPr>
              <w:rPr/>
            </w:pPr>
            <w:r w:rsidDel="00000000" w:rsidR="00000000" w:rsidRPr="00000000">
              <w:rPr>
                <w:sz w:val="20"/>
                <w:szCs w:val="20"/>
                <w:rtl w:val="0"/>
              </w:rPr>
              <w:t xml:space="preserve">Customer arrives at site, scans QR code on door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96">
            <w:pPr>
              <w:rPr/>
            </w:pPr>
            <w:r w:rsidDel="00000000" w:rsidR="00000000" w:rsidRPr="00000000">
              <w:rPr>
                <w:sz w:val="20"/>
                <w:szCs w:val="20"/>
                <w:rtl w:val="0"/>
              </w:rPr>
              <w:t xml:space="preserve">2</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97">
            <w:pPr>
              <w:rPr/>
            </w:pPr>
            <w:r w:rsidDel="00000000" w:rsidR="00000000" w:rsidRPr="00000000">
              <w:rPr>
                <w:sz w:val="20"/>
                <w:szCs w:val="20"/>
                <w:rtl w:val="0"/>
              </w:rPr>
              <w:t xml:space="preserve">QR encodes door_id + site_id, initiates WhatsApp to site number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98">
            <w:pPr>
              <w:rPr/>
            </w:pPr>
            <w:r w:rsidDel="00000000" w:rsidR="00000000" w:rsidRPr="00000000">
              <w:rPr>
                <w:sz w:val="20"/>
                <w:szCs w:val="20"/>
                <w:rtl w:val="0"/>
              </w:rPr>
              <w:t xml:space="preserve">3</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99">
            <w:pPr>
              <w:rPr/>
            </w:pPr>
            <w:r w:rsidDel="00000000" w:rsidR="00000000" w:rsidRPr="00000000">
              <w:rPr>
                <w:sz w:val="20"/>
                <w:szCs w:val="20"/>
                <w:rtl w:val="0"/>
              </w:rPr>
              <w:t xml:space="preserve">System identifies customer by mobile number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9A">
            <w:pPr>
              <w:rPr/>
            </w:pPr>
            <w:r w:rsidDel="00000000" w:rsidR="00000000" w:rsidRPr="00000000">
              <w:rPr>
                <w:sz w:val="20"/>
                <w:szCs w:val="20"/>
                <w:rtl w:val="0"/>
              </w:rPr>
              <w:t xml:space="preserve">4</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9B">
            <w:pPr>
              <w:rPr/>
            </w:pPr>
            <w:r w:rsidDel="00000000" w:rsidR="00000000" w:rsidRPr="00000000">
              <w:rPr>
                <w:sz w:val="20"/>
                <w:szCs w:val="20"/>
                <w:rtl w:val="0"/>
              </w:rPr>
              <w:t xml:space="preserve">Validates: active subscription, no overdue balance, door linked to access profile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9C">
            <w:pPr>
              <w:rPr/>
            </w:pPr>
            <w:r w:rsidDel="00000000" w:rsidR="00000000" w:rsidRPr="00000000">
              <w:rPr>
                <w:sz w:val="20"/>
                <w:szCs w:val="20"/>
                <w:rtl w:val="0"/>
              </w:rPr>
              <w:t xml:space="preserve">5</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9D">
            <w:pPr>
              <w:rPr/>
            </w:pPr>
            <w:r w:rsidDel="00000000" w:rsidR="00000000" w:rsidRPr="00000000">
              <w:rPr>
                <w:sz w:val="20"/>
                <w:szCs w:val="20"/>
                <w:rtl w:val="0"/>
              </w:rPr>
              <w:t xml:space="preserve">If authorised person: validates their mobile against subscription's authorised_persons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9E">
            <w:pPr>
              <w:rPr/>
            </w:pPr>
            <w:r w:rsidDel="00000000" w:rsidR="00000000" w:rsidRPr="00000000">
              <w:rPr>
                <w:sz w:val="20"/>
                <w:szCs w:val="20"/>
                <w:rtl w:val="0"/>
              </w:rPr>
              <w:t xml:space="preserve">6</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9F">
            <w:pPr>
              <w:rPr/>
            </w:pPr>
            <w:r w:rsidDel="00000000" w:rsidR="00000000" w:rsidRPr="00000000">
              <w:rPr>
                <w:sz w:val="20"/>
                <w:szCs w:val="20"/>
                <w:rtl w:val="0"/>
              </w:rPr>
              <w:t xml:space="preserve">Sends unlock command via FX Gateway API to Kerong lock</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A0">
            <w:pPr>
              <w:rPr/>
            </w:pPr>
            <w:r w:rsidDel="00000000" w:rsidR="00000000" w:rsidRPr="00000000">
              <w:rPr>
                <w:sz w:val="20"/>
                <w:szCs w:val="20"/>
                <w:rtl w:val="0"/>
              </w:rPr>
              <w:t xml:space="preserve">7</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A1">
            <w:pPr>
              <w:rPr/>
            </w:pPr>
            <w:r w:rsidDel="00000000" w:rsidR="00000000" w:rsidRPr="00000000">
              <w:rPr>
                <w:sz w:val="20"/>
                <w:szCs w:val="20"/>
                <w:rtl w:val="0"/>
              </w:rPr>
              <w:t xml:space="preserve">Logs access event (timestamp, actor, door, site, result, gateway response time)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A2">
            <w:pPr>
              <w:rPr/>
            </w:pPr>
            <w:r w:rsidDel="00000000" w:rsidR="00000000" w:rsidRPr="00000000">
              <w:rPr>
                <w:sz w:val="20"/>
                <w:szCs w:val="20"/>
                <w:rtl w:val="0"/>
              </w:rPr>
              <w:t xml:space="preserve">8</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A3">
            <w:pPr>
              <w:rPr/>
            </w:pPr>
            <w:r w:rsidDel="00000000" w:rsidR="00000000" w:rsidRPr="00000000">
              <w:rPr>
                <w:sz w:val="20"/>
                <w:szCs w:val="20"/>
                <w:rtl w:val="0"/>
              </w:rPr>
              <w:t xml:space="preserve">Customer receives WhatsApp confirmation with countdown</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r w:rsidDel="00000000" w:rsidR="00000000" w:rsidRPr="00000000">
        <w:rPr>
          <w:rtl w:val="0"/>
        </w:rPr>
        <w:t xml:space="preserve">Requirements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Access denied: customer receives WhatsApp explanation (overdue / expired / not authorised)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Automated overlock: when account reaches overdue status, active lock command sent immediately — not passive denial</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On payment resolution: overlock removed within seconds via same API</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Staff have separate QR codes — their access logged in staff log, not customer log</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Lock state stored in database — updated on every command and response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WhatsApp provider (GreenPages or Meta Direct) is a swappable integration layer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t xml:space="preserve">4.10 Payment System</w:t>
      </w:r>
    </w:p>
    <w:p w:rsidR="00000000" w:rsidDel="00000000" w:rsidP="00000000" w:rsidRDefault="00000000" w:rsidRPr="00000000" w14:paraId="000001AE">
      <w:pPr>
        <w:pStyle w:val="Heading3"/>
        <w:rPr/>
      </w:pPr>
      <w:sdt>
        <w:sdtPr>
          <w:id w:val="14524422"/>
          <w:tag w:val="goog_rdk_36"/>
        </w:sdtPr>
        <w:sdtContent>
          <w:del w:author="Adam Kane-Smith" w:id="7" w:date="2026-04-01T12:19:00Z">
            <w:r w:rsidDel="00000000" w:rsidR="00000000" w:rsidRPr="00000000">
              <w:rPr>
                <w:rtl w:val="0"/>
              </w:rPr>
              <w:delText xml:space="preserve">Stripe</w:delText>
            </w:r>
          </w:del>
        </w:sdtContent>
      </w:sdt>
      <w:sdt>
        <w:sdtPr>
          <w:id w:val="-1081522957"/>
          <w:tag w:val="goog_rdk_37"/>
        </w:sdtPr>
        <w:sdtContent>
          <w:ins w:author="Adam Kane-Smith" w:id="7" w:date="2026-04-01T12:19:00Z">
            <w:r w:rsidDel="00000000" w:rsidR="00000000" w:rsidRPr="00000000">
              <w:rPr>
                <w:rtl w:val="0"/>
              </w:rPr>
              <w:t xml:space="preserve">Paystack / Paystack</w:t>
            </w:r>
          </w:ins>
        </w:sdtContent>
      </w:sdt>
      <w:r w:rsidDel="00000000" w:rsidR="00000000" w:rsidRPr="00000000">
        <w:rPr>
          <w:rtl w:val="0"/>
        </w:rPr>
        <w:t xml:space="preserve"> Card Flow</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Daily batch charges due invoices automatically</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Retry cascade: Day 0 fail → retry Day 1, 2, 3 → overdue + overlock → retry Day </w:t>
      </w:r>
      <w:sdt>
        <w:sdtPr>
          <w:id w:val="279062529"/>
          <w:tag w:val="goog_rdk_38"/>
        </w:sdtPr>
        <w:sdtContent>
          <w:ins w:author="Adam Kane-Smith" w:id="8" w:date="2026-04-01T11:55: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5, 8, </w:t>
            </w:r>
          </w:ins>
        </w:sdtContent>
      </w:sdt>
      <w:sdt>
        <w:sdtPr>
          <w:id w:val="-1378261414"/>
          <w:tag w:val="goog_rdk_39"/>
        </w:sdtPr>
        <w:sdtContent>
          <w:del w:author="Adam Kane-Smith" w:id="8" w:date="2026-04-01T11:55: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10</w:delText>
            </w:r>
          </w:del>
        </w:sdtContent>
      </w:sdt>
      <w:sdt>
        <w:sdtPr>
          <w:id w:val="-936705803"/>
          <w:tag w:val="goog_rdk_40"/>
        </w:sdtPr>
        <w:sdtContent>
          <w:ins w:author="Adam Kane-Smith" w:id="9" w:date="2026-04-01T11:56: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12</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17, 24 → manual collections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Throughout overdue period: daily WhatsApp reminder to customer until balance cleared</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Late fee invoice generated automatically after grace period (configurable, default 5 days)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r w:rsidDel="00000000" w:rsidR="00000000" w:rsidRPr="00000000">
        <w:rPr>
          <w:rtl w:val="0"/>
        </w:rPr>
        <w:t xml:space="preserve">EFT Flow (Business Accounts — Operator Approved)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Invoice issued and sent to billing contact email</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automatic charge — customer transfers via bank</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Reminders: Day 6 overdue → Day 13 → Day 20 → Day 30 collections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Door suspension at Day 10 (configurable — longer than </w:t>
      </w:r>
      <w:sdt>
        <w:sdtPr>
          <w:id w:val="334110578"/>
          <w:tag w:val="goog_rdk_41"/>
        </w:sdtPr>
        <w:sdtContent>
          <w:ins w:author="Adam Kane-Smith" w:id="10" w:date="2026-04-01T11:56: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 / </w:t>
            </w:r>
          </w:ins>
        </w:sdtContent>
      </w:sdt>
      <w:sdt>
        <w:sdtPr>
          <w:id w:val="-1068776915"/>
          <w:tag w:val="goog_rdk_42"/>
        </w:sdtPr>
        <w:sdtContent>
          <w:del w:author="Adam Kane-Smith" w:id="10" w:date="2026-04-01T11:56: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101170435"/>
          <w:tag w:val="goog_rdk_43"/>
        </w:sdtPr>
        <w:sdtContent>
          <w:ins w:author="Adam Kane-Smith" w:id="11"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due to banking lag)</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Operator records EFT payment when received: matched to invoice reference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Reference number validation: all incoming payments matched against invoice references — mismatches flagged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VAT on Invoices</w:t>
      </w:r>
    </w:p>
    <w:sdt>
      <w:sdtPr>
        <w:id w:val="1767153231"/>
        <w:tag w:val="goog_rdk_45"/>
      </w:sdtPr>
      <w:sdtContent>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ins w:author="Adam Kane-Smith" w:id="12" w:date="2026-04-01T12:00:00Z"/>
              <w:rFonts w:ascii="Calibri" w:cs="Calibri" w:eastAsia="Calibri" w:hAnsi="Calibri"/>
              <w:b w:val="0"/>
              <w:bCs w:val="0"/>
              <w:i w:val="0"/>
              <w:iCs w:val="0"/>
              <w:smallCaps w:val="0"/>
              <w:strike w:val="0"/>
              <w:color w:val="1a1a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invoices show: subtotal (excl VAT), VAT (15%), total (incl VAT), Flexistore VAT registration number</w:t>
          </w:r>
          <w:sdt>
            <w:sdtPr>
              <w:id w:val="-807959585"/>
              <w:tag w:val="goog_rdk_44"/>
            </w:sdtPr>
            <w:sdtContent>
              <w:ins w:author="Adam Kane-Smith" w:id="12" w:date="2026-04-01T12:00:00Z">
                <w:r w:rsidDel="00000000" w:rsidR="00000000" w:rsidRPr="00000000">
                  <w:rPr>
                    <w:rtl w:val="0"/>
                  </w:rPr>
                </w:r>
              </w:ins>
            </w:sdtContent>
          </w:sdt>
        </w:p>
      </w:sdtContent>
    </w:sdt>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sdt>
        <w:sdtPr>
          <w:id w:val="803632131"/>
          <w:tag w:val="goog_rdk_46"/>
        </w:sdtPr>
        <w:sdtContent>
          <w:ins w:author="Adam Kane-Smith" w:id="12" w:date="2026-04-01T12:00: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For Business Accounts the business VAT number also needs to appear on the VAT invoice.  This is typically reflected under the customer address.</w:t>
            </w:r>
          </w:ins>
        </w:sdtContent>
      </w:sdt>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VAT rate stored as configurable system_config value — not hardcoded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invoice line calculates VAT independently based on product_type.vat_applicable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4.11 </w:t>
      </w:r>
      <w:sdt>
        <w:sdtPr>
          <w:id w:val="-1120945883"/>
          <w:tag w:val="goog_rdk_47"/>
        </w:sdtPr>
        <w:sdtContent>
          <w:commentRangeStart w:id="10"/>
        </w:sdtContent>
      </w:sdt>
      <w:r w:rsidDel="00000000" w:rsidR="00000000" w:rsidRPr="00000000">
        <w:rPr>
          <w:rtl w:val="0"/>
        </w:rPr>
        <w:t xml:space="preserve">Collections &amp; Auction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Collections list: all overdue accounts with name, amount, days overdue, retry stage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One-click manual payment recording from collections list</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Auction trigger: subscription overdue beyond threshold — staff flags for auction review</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Auction flow: pending_review → listed → sold → closed/written_off</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Sale proceeds applied to outstanding balance; remainder written off </w:t>
      </w:r>
      <w:sdt>
        <w:sdtPr>
          <w:id w:val="1896830827"/>
          <w:tag w:val="goog_rdk_48"/>
        </w:sdtPr>
        <w:sdtContent>
          <w:del w:author="Adam Kane-Smith" w:id="13" w:date="2026-04-01T11:58:00Z"/>
          <w:sdt>
            <w:sdtPr>
              <w:id w:val="-2050236847"/>
              <w:tag w:val="goog_rdk_49"/>
            </w:sdtPr>
            <w:sdtContent>
              <w:commentRangeStart w:id="11"/>
            </w:sdtContent>
          </w:sdt>
          <w:del w:author="Adam Kane-Smith" w:id="13" w:date="2026-04-01T11:58: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via credit note</w:delText>
            </w:r>
          </w:del>
        </w:sdtContent>
      </w:sdt>
      <w:sdt>
        <w:sdtPr>
          <w:id w:val="-1728887062"/>
          <w:tag w:val="goog_rdk_50"/>
        </w:sdtPr>
        <w:sdtContent>
          <w:ins w:author="Adam Kane-Smith" w:id="13" w:date="2026-04-01T11:58: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to bad debts</w:t>
            </w:r>
          </w:ins>
        </w:sdtContent>
      </w:sdt>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auction actions logged with staff member and timestamp</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4.12 Business Accounts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Business accounts carry: company name, CIPC registration, VAT number, billing contact, accounts email</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VAT number appears on invoices — enables business customer to claim input VAT</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EFT payment method requires operator approval — not self-selected</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Multiple units on one account — one login, one credit history</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Consolidated monthly statement: all subscriptions, all invoices, total outstanding — sent to billing contact email</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Statement generated on demand from admin CRM at any time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Authorised persons on business account can be granted access to specific units or all units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4.13 Property Owner Management</w:t>
      </w:r>
    </w:p>
    <w:p w:rsidR="00000000" w:rsidDel="00000000" w:rsidP="00000000" w:rsidRDefault="00000000" w:rsidRPr="00000000" w14:paraId="000001D4">
      <w:pPr>
        <w:pStyle w:val="Heading3"/>
        <w:rPr/>
      </w:pPr>
      <w:r w:rsidDel="00000000" w:rsidR="00000000" w:rsidRPr="00000000">
        <w:rPr>
          <w:rtl w:val="0"/>
        </w:rPr>
        <w:t xml:space="preserve">Agreement Types</w:t>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600"/>
        <w:gridCol w:w="2800"/>
        <w:tblGridChange w:id="0">
          <w:tblGrid>
            <w:gridCol w:w="1800"/>
            <w:gridCol w:w="4600"/>
            <w:gridCol w:w="2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b w:val="1"/>
                <w:bCs w:val="1"/>
                <w:color w:val="ffffff"/>
                <w:sz w:val="20"/>
                <w:szCs w:val="20"/>
                <w:rtl w:val="0"/>
              </w:rPr>
              <w:t xml:space="preserve">Owner Payment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D8">
            <w:pPr>
              <w:rPr/>
            </w:pPr>
            <w:r w:rsidDel="00000000" w:rsidR="00000000" w:rsidRPr="00000000">
              <w:rPr>
                <w:sz w:val="20"/>
                <w:szCs w:val="20"/>
                <w:rtl w:val="0"/>
              </w:rPr>
              <w:t xml:space="preserve">Revenue Share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D9">
            <w:pPr>
              <w:rPr/>
            </w:pPr>
            <w:r w:rsidDel="00000000" w:rsidR="00000000" w:rsidRPr="00000000">
              <w:rPr>
                <w:sz w:val="20"/>
                <w:szCs w:val="20"/>
                <w:rtl w:val="0"/>
              </w:rPr>
              <w:t xml:space="preserve">revenue_share_pct × (</w:t>
            </w:r>
            <w:sdt>
              <w:sdtPr>
                <w:id w:val="1853129747"/>
                <w:tag w:val="goog_rdk_51"/>
              </w:sdtPr>
              <w:sdtContent>
                <w:commentRangeStart w:id="12"/>
              </w:sdtContent>
            </w:sdt>
            <w:r w:rsidDel="00000000" w:rsidR="00000000" w:rsidRPr="00000000">
              <w:rPr>
                <w:sz w:val="20"/>
                <w:szCs w:val="20"/>
                <w:rtl w:val="0"/>
              </w:rPr>
              <w:t xml:space="preserve">net_rental </w:t>
            </w:r>
            <w:sdt>
              <w:sdtPr>
                <w:id w:val="1028677094"/>
                <w:tag w:val="goog_rdk_52"/>
              </w:sdtPr>
              <w:sdtContent>
                <w:ins w:author="Adam Kane-Smith" w:id="14" w:date="2026-04-01T12:02:00Z">
                  <w:commentRangeEnd w:id="12"/>
                  <w:r w:rsidDel="00000000" w:rsidR="00000000" w:rsidRPr="00000000">
                    <w:commentReference w:id="12"/>
                  </w:r>
                  <w:r w:rsidDel="00000000" w:rsidR="00000000" w:rsidRPr="00000000">
                    <w:rPr>
                      <w:sz w:val="20"/>
                      <w:szCs w:val="20"/>
                      <w:rtl w:val="0"/>
                    </w:rPr>
                    <w:t xml:space="preserve">collected </w:t>
                  </w:r>
                </w:ins>
              </w:sdtContent>
            </w:sdt>
            <w:r w:rsidDel="00000000" w:rsidR="00000000" w:rsidRPr="00000000">
              <w:rPr>
                <w:sz w:val="20"/>
                <w:szCs w:val="20"/>
                <w:rtl w:val="0"/>
              </w:rPr>
              <w:t xml:space="preserve">+ auction_income</w:t>
            </w:r>
            <w:sdt>
              <w:sdtPr>
                <w:id w:val="-586038657"/>
                <w:tag w:val="goog_rdk_53"/>
              </w:sdtPr>
              <w:sdtContent>
                <w:ins w:author="Adam Kane-Smith" w:id="15" w:date="2026-04-01T12:03:00Z">
                  <w:r w:rsidDel="00000000" w:rsidR="00000000" w:rsidRPr="00000000">
                    <w:rPr>
                      <w:sz w:val="20"/>
                      <w:szCs w:val="20"/>
                      <w:rtl w:val="0"/>
                    </w:rPr>
                    <w:t xml:space="preserve"> collected</w:t>
                  </w:r>
                </w:ins>
              </w:sdtContent>
            </w:sdt>
            <w:r w:rsidDel="00000000" w:rsidR="00000000" w:rsidRPr="00000000">
              <w:rPr>
                <w:sz w:val="20"/>
                <w:szCs w:val="20"/>
                <w:rtl w:val="0"/>
              </w:rPr>
              <w:t xml:space="preserve">) Net rental </w:t>
            </w:r>
            <w:sdt>
              <w:sdtPr>
                <w:id w:val="-743848677"/>
                <w:tag w:val="goog_rdk_54"/>
              </w:sdtPr>
              <w:sdtContent>
                <w:ins w:author="Adam Kane-Smith" w:id="16" w:date="2026-04-01T12:03:00Z">
                  <w:r w:rsidDel="00000000" w:rsidR="00000000" w:rsidRPr="00000000">
                    <w:rPr>
                      <w:sz w:val="20"/>
                      <w:szCs w:val="20"/>
                      <w:rtl w:val="0"/>
                    </w:rPr>
                    <w:t xml:space="preserve">collected </w:t>
                  </w:r>
                </w:ins>
              </w:sdtContent>
            </w:sdt>
            <w:r w:rsidDel="00000000" w:rsidR="00000000" w:rsidRPr="00000000">
              <w:rPr>
                <w:sz w:val="20"/>
                <w:szCs w:val="20"/>
                <w:rtl w:val="0"/>
              </w:rPr>
              <w:t xml:space="preserve">= gross rental </w:t>
            </w:r>
            <w:sdt>
              <w:sdtPr>
                <w:id w:val="-2016532752"/>
                <w:tag w:val="goog_rdk_55"/>
              </w:sdtPr>
              <w:sdtContent>
                <w:ins w:author="Adam Kane-Smith" w:id="17" w:date="2026-04-01T12:03:00Z">
                  <w:r w:rsidDel="00000000" w:rsidR="00000000" w:rsidRPr="00000000">
                    <w:rPr>
                      <w:sz w:val="20"/>
                      <w:szCs w:val="20"/>
                      <w:rtl w:val="0"/>
                    </w:rPr>
                    <w:t xml:space="preserve">collected </w:t>
                  </w:r>
                </w:ins>
              </w:sdtContent>
            </w:sdt>
            <w:r w:rsidDel="00000000" w:rsidR="00000000" w:rsidRPr="00000000">
              <w:rPr>
                <w:sz w:val="20"/>
                <w:szCs w:val="20"/>
                <w:rtl w:val="0"/>
              </w:rPr>
              <w:t xml:space="preserve">− discounts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1DA">
            <w:pPr>
              <w:rPr/>
            </w:pPr>
            <w:r w:rsidDel="00000000" w:rsidR="00000000" w:rsidRPr="00000000">
              <w:rPr>
                <w:sz w:val="20"/>
                <w:szCs w:val="20"/>
                <w:rtl w:val="0"/>
              </w:rPr>
              <w:t xml:space="preserve">Both engines (scheduled increase + dynamic pricing) affect this calculation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DB">
            <w:pPr>
              <w:rPr/>
            </w:pPr>
            <w:r w:rsidDel="00000000" w:rsidR="00000000" w:rsidRPr="00000000">
              <w:rPr>
                <w:sz w:val="20"/>
                <w:szCs w:val="20"/>
                <w:rtl w:val="0"/>
              </w:rPr>
              <w:t xml:space="preserve">Fixed Lease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DC">
            <w:pPr>
              <w:rPr/>
            </w:pPr>
            <w:r w:rsidDel="00000000" w:rsidR="00000000" w:rsidRPr="00000000">
              <w:rPr>
                <w:sz w:val="20"/>
                <w:szCs w:val="20"/>
                <w:rtl w:val="0"/>
              </w:rPr>
              <w:t xml:space="preserve">fixed_monthly_amount (with optional annual escalation clause)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1DD">
            <w:pPr>
              <w:rPr/>
            </w:pPr>
            <w:r w:rsidDel="00000000" w:rsidR="00000000" w:rsidRPr="00000000">
              <w:rPr>
                <w:sz w:val="20"/>
                <w:szCs w:val="20"/>
                <w:rtl w:val="0"/>
              </w:rPr>
              <w:t xml:space="preserve">Payout is fixed regardless of revenue collected</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r w:rsidDel="00000000" w:rsidR="00000000" w:rsidRPr="00000000">
        <w:rPr>
          <w:rtl w:val="0"/>
        </w:rPr>
        <w:t xml:space="preserve">Requirements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Owner profile: company name, registration, VAT, physical address, invoice address, banking details (encrypted)</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Two contacts per owner: accounts department (financial) + caretaker (on-site, operational)</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Agreement per site: type, %, fixed amount, electricity included, cleaning included, start/end dates, notice period, escalation clause, lease document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Agreement history preserved: if terms change, old agreement closed, new agreement opened</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Portal login managed by admin: email, password, active/inactive flag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tl w:val="0"/>
        </w:rPr>
        <w:t xml:space="preserve">4.14 Owner Monthly Reports</w:t>
      </w:r>
    </w:p>
    <w:p w:rsidR="00000000" w:rsidDel="00000000" w:rsidP="00000000" w:rsidRDefault="00000000" w:rsidRPr="00000000" w14:paraId="000001E7">
      <w:pPr>
        <w:pBdr>
          <w:left w:color="e8501a" w:space="4" w:sz="6" w:val="single"/>
        </w:pBdr>
        <w:spacing w:after="80" w:before="80" w:lineRule="auto"/>
        <w:ind w:left="360" w:firstLine="0"/>
        <w:rPr/>
      </w:pPr>
      <w:r w:rsidDel="00000000" w:rsidR="00000000" w:rsidRPr="00000000">
        <w:rPr>
          <w:b w:val="1"/>
          <w:bCs w:val="1"/>
          <w:color w:val="e8501a"/>
          <w:sz w:val="20"/>
          <w:szCs w:val="20"/>
          <w:rtl w:val="0"/>
        </w:rPr>
        <w:t xml:space="preserve">RULE: </w:t>
      </w:r>
      <w:r w:rsidDel="00000000" w:rsidR="00000000" w:rsidRPr="00000000">
        <w:rPr>
          <w:i w:val="1"/>
          <w:iCs w:val="1"/>
          <w:color w:val="3d4a5c"/>
          <w:sz w:val="20"/>
          <w:szCs w:val="20"/>
          <w:rtl w:val="0"/>
        </w:rPr>
        <w:t xml:space="preserve">Reports show completed months only. The current incomplete month is never shown.</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r w:rsidDel="00000000" w:rsidR="00000000" w:rsidRPr="00000000">
        <w:rPr>
          <w:rtl w:val="0"/>
        </w:rPr>
        <w:t xml:space="preserve">Revenue Share Formula</w:t>
      </w:r>
    </w:p>
    <w:p w:rsidR="00000000" w:rsidDel="00000000" w:rsidP="00000000" w:rsidRDefault="00000000" w:rsidRPr="00000000" w14:paraId="000001EA">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1E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Gross Rental Income (full contracted prices)</w:t>
      </w:r>
      <w:r w:rsidDel="00000000" w:rsidR="00000000" w:rsidRPr="00000000">
        <w:rPr>
          <w:rtl w:val="0"/>
        </w:rPr>
      </w:r>
    </w:p>
    <w:p w:rsidR="00000000" w:rsidDel="00000000" w:rsidP="00000000" w:rsidRDefault="00000000" w:rsidRPr="00000000" w14:paraId="000001EC">
      <w:pPr>
        <w:pBdr>
          <w:left w:color="2d6a9f" w:space="0" w:sz="6" w:val="single"/>
          <w:right w:color="b0c8de" w:space="0" w:sz="4" w:val="single"/>
        </w:pBdr>
        <w:shd w:fill="f0f5fa" w:val="clear"/>
        <w:ind w:left="200" w:firstLine="0"/>
        <w:rPr/>
      </w:pPr>
      <w:sdt>
        <w:sdtPr>
          <w:id w:val="-937927823"/>
          <w:tag w:val="goog_rdk_56"/>
        </w:sdtPr>
        <w:sdtContent>
          <w:r w:rsidDel="00000000" w:rsidR="00000000" w:rsidRPr="00000000">
            <w:rPr>
              <w:rFonts w:ascii="Gungsuh" w:cs="Gungsuh" w:eastAsia="Gungsuh" w:hAnsi="Gungsuh"/>
              <w:color w:val="2d6a9f"/>
              <w:sz w:val="17"/>
              <w:szCs w:val="17"/>
              <w:rtl w:val="0"/>
            </w:rPr>
            <w:t xml:space="preserve">− Discounts Given</w:t>
          </w:r>
        </w:sdtContent>
      </w:sdt>
      <w:r w:rsidDel="00000000" w:rsidR="00000000" w:rsidRPr="00000000">
        <w:rPr>
          <w:rtl w:val="0"/>
        </w:rPr>
      </w:r>
    </w:p>
    <w:p w:rsidR="00000000" w:rsidDel="00000000" w:rsidP="00000000" w:rsidRDefault="00000000" w:rsidRPr="00000000" w14:paraId="000001E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w:t>
      </w:r>
      <w:r w:rsidDel="00000000" w:rsidR="00000000" w:rsidRPr="00000000">
        <w:rPr>
          <w:rtl w:val="0"/>
        </w:rPr>
      </w:r>
    </w:p>
    <w:p w:rsidR="00000000" w:rsidDel="00000000" w:rsidP="00000000" w:rsidRDefault="00000000" w:rsidRPr="00000000" w14:paraId="000001E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Net Rental Income × owner_share_pct = Owner Share on Rent</w:t>
      </w:r>
      <w:r w:rsidDel="00000000" w:rsidR="00000000" w:rsidRPr="00000000">
        <w:rPr>
          <w:rtl w:val="0"/>
        </w:rPr>
      </w:r>
    </w:p>
    <w:p w:rsidR="00000000" w:rsidDel="00000000" w:rsidP="00000000" w:rsidRDefault="00000000" w:rsidRPr="00000000" w14:paraId="000001EF">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1F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Auction Income × owner_share_pct    = Owner Share on Auction</w:t>
      </w:r>
      <w:r w:rsidDel="00000000" w:rsidR="00000000" w:rsidRPr="00000000">
        <w:rPr>
          <w:rtl w:val="0"/>
        </w:rPr>
      </w:r>
    </w:p>
    <w:p w:rsidR="00000000" w:rsidDel="00000000" w:rsidP="00000000" w:rsidRDefault="00000000" w:rsidRPr="00000000" w14:paraId="000001F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w:t>
      </w:r>
      <w:r w:rsidDel="00000000" w:rsidR="00000000" w:rsidRPr="00000000">
        <w:rPr>
          <w:rtl w:val="0"/>
        </w:rPr>
      </w:r>
    </w:p>
    <w:p w:rsidR="00000000" w:rsidDel="00000000" w:rsidP="00000000" w:rsidRDefault="00000000" w:rsidRPr="00000000" w14:paraId="000001F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TOTAL OWNER SHARE = Owner Share on Rent + Owner Share on Auction</w:t>
      </w:r>
      <w:r w:rsidDel="00000000" w:rsidR="00000000" w:rsidRPr="00000000">
        <w:rPr>
          <w:rtl w:val="0"/>
        </w:rPr>
      </w:r>
    </w:p>
    <w:p w:rsidR="00000000" w:rsidDel="00000000" w:rsidP="00000000" w:rsidRDefault="00000000" w:rsidRPr="00000000" w14:paraId="000001F3">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1F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Insurance + Software Fee = R0 to owner (Flexistore retains 100%)</w:t>
      </w:r>
      <w:r w:rsidDel="00000000" w:rsidR="00000000" w:rsidRPr="00000000">
        <w:rPr>
          <w:rtl w:val="0"/>
        </w:rPr>
      </w:r>
    </w:p>
    <w:p w:rsidR="00000000" w:rsidDel="00000000" w:rsidP="00000000" w:rsidRDefault="00000000" w:rsidRPr="00000000" w14:paraId="000001F5">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Requirements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Reports auto-generated on </w:t>
      </w:r>
      <w:sdt>
        <w:sdtPr>
          <w:id w:val="1591794902"/>
          <w:tag w:val="goog_rdk_57"/>
        </w:sdtPr>
        <w:sdtContent>
          <w:commentRangeStart w:id="13"/>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1st of each month for previous complete month</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Owner notified by email </w:t>
      </w:r>
      <w:sdt>
        <w:sdtPr>
          <w:id w:val="-1170077328"/>
          <w:tag w:val="goog_rdk_58"/>
        </w:sdtPr>
        <w:sdtContent>
          <w:commentRangeStart w:id="14"/>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when report ready </w:t>
      </w:r>
      <w:commentRangeEnd w:id="14"/>
      <w:r w:rsidDel="00000000" w:rsidR="00000000" w:rsidRPr="00000000">
        <w:commentReference w:id="14"/>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portal accessible immediately</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can manually regenerate or override a report (with reason + sign-off)</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Owner portal shows: KPI tiles with month-on-month comparison, bar charts (net rental, move ins, move outs), full monthly history table</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Flexistore-only revenue </w:t>
      </w:r>
      <w:sdt>
        <w:sdtPr>
          <w:id w:val="-1767498631"/>
          <w:tag w:val="goog_rdk_59"/>
        </w:sdtPr>
        <w:sdtContent>
          <w:ins w:author="Adam Kane-Smith" w:id="18" w:date="2026-04-01T12:06: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collected </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shown as separate section — owner sees it, receives R0 of it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Portal is strictly read-only — no customer names, no individual invoice data, no pricing detail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4.15 Owner Payout Module</w:t>
      </w:r>
    </w:p>
    <w:p w:rsidR="00000000" w:rsidDel="00000000" w:rsidP="00000000" w:rsidRDefault="00000000" w:rsidRPr="00000000" w14:paraId="00000200">
      <w:pPr>
        <w:pBdr>
          <w:top w:color="2d6a9f" w:space="0" w:sz="4" w:val="single"/>
          <w:left w:color="e8501a" w:space="4" w:sz="8" w:val="single"/>
          <w:bottom w:color="2d6a9f" w:space="0" w:sz="4" w:val="single"/>
          <w:right w:color="2d6a9f" w:space="0" w:sz="4" w:val="single"/>
        </w:pBdr>
        <w:shd w:fill="ebf3fa" w:val="clear"/>
        <w:spacing w:after="100" w:before="100" w:lineRule="auto"/>
        <w:ind w:left="200" w:firstLine="0"/>
        <w:rPr/>
      </w:pPr>
      <w:r w:rsidDel="00000000" w:rsidR="00000000" w:rsidRPr="00000000">
        <w:rPr>
          <w:b w:val="1"/>
          <w:bCs w:val="1"/>
          <w:color w:val="1a3c5e"/>
          <w:sz w:val="21"/>
          <w:szCs w:val="21"/>
          <w:rtl w:val="0"/>
        </w:rPr>
        <w:t xml:space="preserve">FUNDAMENTAL RULE: Owner is paid on actual cash received (settlement_date in payout month), not invoices issued. Overdue customers do not generate a payout until they pay.</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rtl w:val="0"/>
        </w:rPr>
        <w:t xml:space="preserve">Payout Run Process</w:t>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800"/>
        <w:gridCol w:w="2600"/>
        <w:tblGridChange w:id="0">
          <w:tblGrid>
            <w:gridCol w:w="1800"/>
            <w:gridCol w:w="4800"/>
            <w:gridCol w:w="26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b w:val="1"/>
                <w:bCs w:val="1"/>
                <w:color w:val="ffffff"/>
                <w:sz w:val="20"/>
                <w:szCs w:val="20"/>
                <w:rtl w:val="0"/>
              </w:rPr>
              <w:t xml:space="preserve">Who</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06">
            <w:pPr>
              <w:rPr/>
            </w:pPr>
            <w:r w:rsidDel="00000000" w:rsidR="00000000" w:rsidRPr="00000000">
              <w:rPr>
                <w:sz w:val="20"/>
                <w:szCs w:val="20"/>
                <w:rtl w:val="0"/>
              </w:rPr>
              <w:t xml:space="preserve">1 — Generate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07">
            <w:pPr>
              <w:rPr/>
            </w:pPr>
            <w:r w:rsidDel="00000000" w:rsidR="00000000" w:rsidRPr="00000000">
              <w:rPr>
                <w:sz w:val="20"/>
                <w:szCs w:val="20"/>
                <w:rtl w:val="0"/>
              </w:rPr>
              <w:t xml:space="preserve">System calculates payout from settled payments in the month. Status: DRAFT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08">
            <w:pPr>
              <w:rPr/>
            </w:pPr>
            <w:r w:rsidDel="00000000" w:rsidR="00000000" w:rsidRPr="00000000">
              <w:rPr>
                <w:sz w:val="20"/>
                <w:szCs w:val="20"/>
                <w:rtl w:val="0"/>
              </w:rPr>
              <w:t xml:space="preserve">System / operator initiates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09">
            <w:pPr>
              <w:rPr/>
            </w:pPr>
            <w:r w:rsidDel="00000000" w:rsidR="00000000" w:rsidRPr="00000000">
              <w:rPr>
                <w:sz w:val="20"/>
                <w:szCs w:val="20"/>
                <w:rtl w:val="0"/>
              </w:rPr>
              <w:t xml:space="preserve">2 — Preview</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0A">
            <w:pPr>
              <w:rPr/>
            </w:pPr>
            <w:r w:rsidDel="00000000" w:rsidR="00000000" w:rsidRPr="00000000">
              <w:rPr>
                <w:sz w:val="20"/>
                <w:szCs w:val="20"/>
                <w:rtl w:val="0"/>
              </w:rPr>
              <w:t xml:space="preserve">Operator reviews per owner, per site: cash received, uncollected held back, owner share, any adjustments needed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0B">
            <w:pPr>
              <w:rPr/>
            </w:pPr>
            <w:r w:rsidDel="00000000" w:rsidR="00000000" w:rsidRPr="00000000">
              <w:rPr>
                <w:sz w:val="20"/>
                <w:szCs w:val="20"/>
                <w:rtl w:val="0"/>
              </w:rPr>
              <w:t xml:space="preserve">Operator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0C">
            <w:pPr>
              <w:rPr/>
            </w:pPr>
            <w:r w:rsidDel="00000000" w:rsidR="00000000" w:rsidRPr="00000000">
              <w:rPr>
                <w:sz w:val="20"/>
                <w:szCs w:val="20"/>
                <w:rtl w:val="0"/>
              </w:rPr>
              <w:t xml:space="preserve">3 — Approve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0D">
            <w:pPr>
              <w:rPr/>
            </w:pPr>
            <w:sdt>
              <w:sdtPr>
                <w:id w:val="-1053505141"/>
                <w:tag w:val="goog_rdk_60"/>
              </w:sdtPr>
              <w:sdtContent>
                <w:commentRangeStart w:id="15"/>
              </w:sdtContent>
            </w:sdt>
            <w:r w:rsidDel="00000000" w:rsidR="00000000" w:rsidRPr="00000000">
              <w:rPr>
                <w:sz w:val="20"/>
                <w:szCs w:val="20"/>
                <w:rtl w:val="0"/>
              </w:rPr>
              <w:t xml:space="preserve">Operator signs off</w:t>
            </w:r>
            <w:commentRangeEnd w:id="15"/>
            <w:r w:rsidDel="00000000" w:rsidR="00000000" w:rsidRPr="00000000">
              <w:commentReference w:id="15"/>
            </w:r>
            <w:r w:rsidDel="00000000" w:rsidR="00000000" w:rsidRPr="00000000">
              <w:rPr>
                <w:sz w:val="20"/>
                <w:szCs w:val="20"/>
                <w:rtl w:val="0"/>
              </w:rPr>
              <w:t xml:space="preserve">. Payout statement PDF generated. Emailed to accounts contact. Visible in portal.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0E">
            <w:pPr>
              <w:rPr/>
            </w:pPr>
            <w:r w:rsidDel="00000000" w:rsidR="00000000" w:rsidRPr="00000000">
              <w:rPr>
                <w:sz w:val="20"/>
                <w:szCs w:val="20"/>
                <w:rtl w:val="0"/>
              </w:rPr>
              <w:t xml:space="preserve">Named operator (logged)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0F">
            <w:pPr>
              <w:rPr/>
            </w:pPr>
            <w:r w:rsidDel="00000000" w:rsidR="00000000" w:rsidRPr="00000000">
              <w:rPr>
                <w:sz w:val="20"/>
                <w:szCs w:val="20"/>
                <w:rtl w:val="0"/>
              </w:rPr>
              <w:t xml:space="preserve">4 — Mark Paid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10">
            <w:pPr>
              <w:rPr/>
            </w:pPr>
            <w:r w:rsidDel="00000000" w:rsidR="00000000" w:rsidRPr="00000000">
              <w:rPr>
                <w:sz w:val="20"/>
                <w:szCs w:val="20"/>
                <w:rtl w:val="0"/>
              </w:rPr>
              <w:t xml:space="preserve">Operator records bank transfer: date + reference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11">
            <w:pPr>
              <w:rPr/>
            </w:pPr>
            <w:r w:rsidDel="00000000" w:rsidR="00000000" w:rsidRPr="00000000">
              <w:rPr>
                <w:sz w:val="20"/>
                <w:szCs w:val="20"/>
                <w:rtl w:val="0"/>
              </w:rPr>
              <w:t xml:space="preserve">Operator</w:t>
            </w: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Requirements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One payout run per month — unique constraint enforced</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Manual adjustment lines allowed per owner (credit or debit) with written reason</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Uncollected invoices shown in preview for transparency — not included in payout calculation</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When overdue customers pay in later months, that cash is included in that month's payout run — not backdated</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Fixed lease sites: payout = fixed_monthly_amount regardless of cash collected</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Reconciliation check before approval: sum of payment lines must equal total_cash_received — mismatch blocks payout</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Full audit trail: every rand traceable to exact payment and invoice line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Payout statement PDF stored in documents, linked to owner record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rPr/>
      </w:pPr>
      <w:r w:rsidDel="00000000" w:rsidR="00000000" w:rsidRPr="00000000">
        <w:rPr>
          <w:rtl w:val="0"/>
        </w:rPr>
        <w:t xml:space="preserve">4.16 Admin CRM</w:t>
      </w:r>
    </w:p>
    <w:p w:rsidR="00000000" w:rsidDel="00000000" w:rsidP="00000000" w:rsidRDefault="00000000" w:rsidRPr="00000000" w14:paraId="0000021E">
      <w:pPr>
        <w:spacing w:after="100" w:before="60" w:lineRule="auto"/>
        <w:rPr/>
      </w:pPr>
      <w:r w:rsidDel="00000000" w:rsidR="00000000" w:rsidRPr="00000000">
        <w:rPr>
          <w:rtl w:val="0"/>
        </w:rPr>
        <w:t xml:space="preserve">The CRM is the primary tool for the operations team. It is a responsive web application — fully functional on mobile for field use.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Key Screens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Dashboard: portfolio occupancy heat map, overdue accounts count, collections pipeline, pending payout runs, dynamic pricing alerts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Contacts: search, create, view full history (subscriptions, invoices, payments, comms, access log, documents)</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Subscriptions: create, manage, transfer, cancel, add products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Collections: overdue list, one-click manual payment, retry stage visibility</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Sites: unit map, pricing configuration, discount campaigns, gateway registration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Pricing: base price, scheduled increase rules, dynamic pricing bands, occupancy dashboard</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Owners: profiles, agreements, monthly reports, payout runs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Reports: occupancy, financial, operational — all exportable as CSV</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Settings: system_config, VAT rate, product types, user roles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4.17 Customer Web Portal</w:t>
      </w:r>
    </w:p>
    <w:p w:rsidR="00000000" w:rsidDel="00000000" w:rsidP="00000000" w:rsidRDefault="00000000" w:rsidRPr="00000000" w14:paraId="0000022C">
      <w:pPr>
        <w:pStyle w:val="Heading3"/>
        <w:rPr/>
      </w:pPr>
      <w:r w:rsidDel="00000000" w:rsidR="00000000" w:rsidRPr="00000000">
        <w:rPr>
          <w:rtl w:val="0"/>
        </w:rPr>
        <w:t xml:space="preserve">Public (Pre-Login)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Browse available units by city/site — size, type, price, availability</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Visual facility map: available (green), occupied (grey), reserved (amber)</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AI size estimator: guided questionnaire → recommended unit size with reasoning</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Online sign-up: unit select → card capture → e-signature → WhatsApp confirmation + QR code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Authenticated (Post-Login)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Dashboard: all subscriptions, next billing date, outstanding balance (prominent in red if applicable)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Invoice history: downloadable as PDF</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Payment management: pay outstanding, add/change/remove credit cards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EFT instructions always visible for EFT accounts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Discount expiry shown clearly — customer always knows when full rate applies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AI customer service chat — account-aware, FAQ knowledge base, escalates to staff if unresolved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4.18 Landlord Portal</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Separate login — email + password</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Multiple sites shown as tabs across the top</w:t>
      </w:r>
      <w:sdt>
        <w:sdtPr>
          <w:id w:val="-497347616"/>
          <w:tag w:val="goog_rdk_61"/>
        </w:sdtPr>
        <w:sdtContent>
          <w:ins w:author="Adam Kane-Smith" w:id="19" w:date="2026-04-01T12:10: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 with a summary / total page</w:t>
            </w:r>
          </w:ins>
        </w:sdtContent>
      </w:sdt>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KPI tiles: gross rental, discounts, net rental, owner share, move ins, move outs, occupancy — each with prior month comparison + directional arrow</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Charts: net rental over time, move ins over time, move outs over time — all historical months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Monthly summary table: all historical months, downloadable as CSV or PDF</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Payout tab: all payout statements, payment dates, references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Strictly read-only — no customer data, no pricing detail, no staff information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tl w:val="0"/>
        </w:rPr>
        <w:t xml:space="preserve">4.19 Reporting Module</w:t>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00"/>
        <w:tblGridChange w:id="0">
          <w:tblGrid>
            <w:gridCol w:w="2000"/>
            <w:gridCol w:w="72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Report Group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b w:val="1"/>
                <w:bCs w:val="1"/>
                <w:color w:val="ffffff"/>
                <w:sz w:val="20"/>
                <w:szCs w:val="20"/>
                <w:rtl w:val="0"/>
              </w:rPr>
              <w:t xml:space="preserve">Reports Available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46">
            <w:pPr>
              <w:rPr/>
            </w:pPr>
            <w:r w:rsidDel="00000000" w:rsidR="00000000" w:rsidRPr="00000000">
              <w:rPr>
                <w:sz w:val="20"/>
                <w:szCs w:val="20"/>
                <w:rtl w:val="0"/>
              </w:rPr>
              <w:t xml:space="preserve">Occupancy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47">
            <w:pPr>
              <w:rPr/>
            </w:pPr>
            <w:r w:rsidDel="00000000" w:rsidR="00000000" w:rsidRPr="00000000">
              <w:rPr>
                <w:sz w:val="20"/>
                <w:szCs w:val="20"/>
                <w:rtl w:val="0"/>
              </w:rPr>
              <w:t xml:space="preserve">Occupancy % by unit type / site / city / portfolio. 12-month trend. Vacant units list with days vacant. Portfolio heat map.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48">
            <w:pPr>
              <w:rPr/>
            </w:pPr>
            <w:r w:rsidDel="00000000" w:rsidR="00000000" w:rsidRPr="00000000">
              <w:rPr>
                <w:sz w:val="20"/>
                <w:szCs w:val="20"/>
                <w:rtl w:val="0"/>
              </w:rPr>
              <w:t xml:space="preserve">Financial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49">
            <w:pPr>
              <w:rPr/>
            </w:pPr>
            <w:r w:rsidDel="00000000" w:rsidR="00000000" w:rsidRPr="00000000">
              <w:rPr>
                <w:sz w:val="20"/>
                <w:szCs w:val="20"/>
                <w:rtl w:val="0"/>
              </w:rPr>
              <w:t xml:space="preserve">Revenue by site/month. Outstanding balances. Overdue list. Collections pipeline. Late fee revenue. Discount cost by site/month. Revenue by product type.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4A">
            <w:pPr>
              <w:rPr/>
            </w:pPr>
            <w:r w:rsidDel="00000000" w:rsidR="00000000" w:rsidRPr="00000000">
              <w:rPr>
                <w:sz w:val="20"/>
                <w:szCs w:val="20"/>
                <w:rtl w:val="0"/>
              </w:rPr>
              <w:t xml:space="preserve">Pricing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4B">
            <w:pPr>
              <w:rPr/>
            </w:pPr>
            <w:r w:rsidDel="00000000" w:rsidR="00000000" w:rsidRPr="00000000">
              <w:rPr>
                <w:sz w:val="20"/>
                <w:szCs w:val="20"/>
                <w:rtl w:val="0"/>
              </w:rPr>
              <w:t xml:space="preserve">Dynamic pricing history. Scheduled increase preview. Occupancy vs listed price trend.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4C">
            <w:pPr>
              <w:rPr/>
            </w:pPr>
            <w:r w:rsidDel="00000000" w:rsidR="00000000" w:rsidRPr="00000000">
              <w:rPr>
                <w:sz w:val="20"/>
                <w:szCs w:val="20"/>
                <w:rtl w:val="0"/>
              </w:rPr>
              <w:t xml:space="preserve">Operational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4D">
            <w:pPr>
              <w:rPr/>
            </w:pPr>
            <w:r w:rsidDel="00000000" w:rsidR="00000000" w:rsidRPr="00000000">
              <w:rPr>
                <w:sz w:val="20"/>
                <w:szCs w:val="20"/>
                <w:rtl w:val="0"/>
              </w:rPr>
              <w:t xml:space="preserve">Access log (filter: customer/site/door/date). Staff activity. Failed payment log. Abandoned sign-ups.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4E">
            <w:pPr>
              <w:rPr/>
            </w:pPr>
            <w:r w:rsidDel="00000000" w:rsidR="00000000" w:rsidRPr="00000000">
              <w:rPr>
                <w:sz w:val="20"/>
                <w:szCs w:val="20"/>
                <w:rtl w:val="0"/>
              </w:rPr>
              <w:t xml:space="preserve">Owner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4F">
            <w:pPr>
              <w:rPr/>
            </w:pPr>
            <w:r w:rsidDel="00000000" w:rsidR="00000000" w:rsidRPr="00000000">
              <w:rPr>
                <w:sz w:val="20"/>
                <w:szCs w:val="20"/>
                <w:rtl w:val="0"/>
              </w:rPr>
              <w:t xml:space="preserve">Revenue share calculation. Payout history. Uncollected by site.</w:t>
            </w:r>
            <w:r w:rsidDel="00000000" w:rsidR="00000000" w:rsidRPr="00000000">
              <w:rPr>
                <w:rtl w:val="0"/>
              </w:rPr>
            </w:r>
          </w:p>
        </w:tc>
      </w:tr>
    </w:tbl>
    <w:p w:rsidR="00000000" w:rsidDel="00000000" w:rsidP="00000000" w:rsidRDefault="00000000" w:rsidRPr="00000000" w14:paraId="00000250">
      <w:pPr>
        <w:spacing w:after="100" w:before="60" w:lineRule="auto"/>
        <w:rPr/>
      </w:pPr>
      <w:r w:rsidDel="00000000" w:rsidR="00000000" w:rsidRPr="00000000">
        <w:rPr>
          <w:rtl w:val="0"/>
        </w:rPr>
        <w:t xml:space="preserve">All reports exportable as CSV. No external BI tool required.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4.20 Xero Integration</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Export runs on 5th of each month via Xero Accounting API (OAuth2) — no manual upload</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Three export types: (1) Invoices issued, (2) Payments authorised by </w:t>
      </w:r>
      <w:sdt>
        <w:sdtPr>
          <w:id w:val="1025490971"/>
          <w:tag w:val="goog_rdk_62"/>
        </w:sdtPr>
        <w:sdtContent>
          <w:del w:author="Adam Kane-Smith" w:id="20"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2089696543"/>
          <w:tag w:val="goog_rdk_63"/>
        </w:sdtPr>
        <w:sdtContent>
          <w:ins w:author="Adam Kane-Smith" w:id="20"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(access retained), (3) Payments fully settled</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invoice tracks xero_invoice_id — export is idempotent, no duplicates on re-run</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Failed records queued for retry. Export log with timestamp, record count, errors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corrections made in CRM before export. Xero is downstream read-only ledger.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4.21 AI Components</w:t>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3800"/>
        <w:gridCol w:w="1000"/>
        <w:tblGridChange w:id="0">
          <w:tblGrid>
            <w:gridCol w:w="2200"/>
            <w:gridCol w:w="2200"/>
            <w:gridCol w:w="3800"/>
            <w:gridCol w:w="10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b w:val="1"/>
                <w:bCs w:val="1"/>
                <w:color w:val="ffffff"/>
                <w:sz w:val="20"/>
                <w:szCs w:val="20"/>
                <w:rtl w:val="0"/>
              </w:rPr>
              <w:t xml:space="preserve">Surface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b w:val="1"/>
                <w:bCs w:val="1"/>
                <w:color w:val="ffffff"/>
                <w:sz w:val="20"/>
                <w:szCs w:val="20"/>
                <w:rtl w:val="0"/>
              </w:rPr>
              <w:t xml:space="preserve">Phase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5E">
            <w:pPr>
              <w:rPr/>
            </w:pPr>
            <w:r w:rsidDel="00000000" w:rsidR="00000000" w:rsidRPr="00000000">
              <w:rPr>
                <w:sz w:val="20"/>
                <w:szCs w:val="20"/>
                <w:rtl w:val="0"/>
              </w:rPr>
              <w:t xml:space="preserve">Size Estimator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5F">
            <w:pPr>
              <w:rPr/>
            </w:pPr>
            <w:r w:rsidDel="00000000" w:rsidR="00000000" w:rsidRPr="00000000">
              <w:rPr>
                <w:sz w:val="20"/>
                <w:szCs w:val="20"/>
                <w:rtl w:val="0"/>
              </w:rPr>
              <w:t xml:space="preserve">Customer Web (public)</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60">
            <w:pPr>
              <w:rPr/>
            </w:pPr>
            <w:r w:rsidDel="00000000" w:rsidR="00000000" w:rsidRPr="00000000">
              <w:rPr>
                <w:sz w:val="20"/>
                <w:szCs w:val="20"/>
                <w:rtl w:val="0"/>
              </w:rPr>
              <w:t xml:space="preserve">Guided questionnaire → recommended unit size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61">
            <w:pP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2">
            <w:pPr>
              <w:rPr/>
            </w:pPr>
            <w:r w:rsidDel="00000000" w:rsidR="00000000" w:rsidRPr="00000000">
              <w:rPr>
                <w:sz w:val="20"/>
                <w:szCs w:val="20"/>
                <w:rtl w:val="0"/>
              </w:rPr>
              <w:t xml:space="preserve">Customer Service Bot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3">
            <w:pPr>
              <w:rPr/>
            </w:pPr>
            <w:r w:rsidDel="00000000" w:rsidR="00000000" w:rsidRPr="00000000">
              <w:rPr>
                <w:sz w:val="20"/>
                <w:szCs w:val="20"/>
                <w:rtl w:val="0"/>
              </w:rPr>
              <w:t xml:space="preserve">Customer Web (logged in)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4">
            <w:pPr>
              <w:rPr/>
            </w:pPr>
            <w:r w:rsidDel="00000000" w:rsidR="00000000" w:rsidRPr="00000000">
              <w:rPr>
                <w:sz w:val="20"/>
                <w:szCs w:val="20"/>
                <w:rtl w:val="0"/>
              </w:rPr>
              <w:t xml:space="preserve">Account-aware chat, FAQ, escalation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5">
            <w:pP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66">
            <w:pPr>
              <w:rPr/>
            </w:pPr>
            <w:r w:rsidDel="00000000" w:rsidR="00000000" w:rsidRPr="00000000">
              <w:rPr>
                <w:sz w:val="20"/>
                <w:szCs w:val="20"/>
                <w:rtl w:val="0"/>
              </w:rPr>
              <w:t xml:space="preserve">Abandoned Cart Recovery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67">
            <w:pPr>
              <w:rPr/>
            </w:pPr>
            <w:r w:rsidDel="00000000" w:rsidR="00000000" w:rsidRPr="00000000">
              <w:rPr>
                <w:sz w:val="20"/>
                <w:szCs w:val="20"/>
                <w:rtl w:val="0"/>
              </w:rPr>
              <w:t xml:space="preserve">Background job</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68">
            <w:pPr>
              <w:rPr/>
            </w:pPr>
            <w:r w:rsidDel="00000000" w:rsidR="00000000" w:rsidRPr="00000000">
              <w:rPr>
                <w:sz w:val="20"/>
                <w:szCs w:val="20"/>
                <w:rtl w:val="0"/>
              </w:rPr>
              <w:t xml:space="preserve">WhatsApp follow-up at 24h and 72h</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69">
            <w:pP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A">
            <w:pPr>
              <w:rPr/>
            </w:pPr>
            <w:r w:rsidDel="00000000" w:rsidR="00000000" w:rsidRPr="00000000">
              <w:rPr>
                <w:sz w:val="20"/>
                <w:szCs w:val="20"/>
                <w:rtl w:val="0"/>
              </w:rPr>
              <w:t xml:space="preserve">Revenue Forecasting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B">
            <w:pPr>
              <w:rPr/>
            </w:pPr>
            <w:r w:rsidDel="00000000" w:rsidR="00000000" w:rsidRPr="00000000">
              <w:rPr>
                <w:sz w:val="20"/>
                <w:szCs w:val="20"/>
                <w:rtl w:val="0"/>
              </w:rPr>
              <w:t xml:space="preserve">Admin reports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C">
            <w:pPr>
              <w:rPr/>
            </w:pPr>
            <w:r w:rsidDel="00000000" w:rsidR="00000000" w:rsidRPr="00000000">
              <w:rPr>
                <w:sz w:val="20"/>
                <w:szCs w:val="20"/>
                <w:rtl w:val="0"/>
              </w:rPr>
              <w:t xml:space="preserve">Occupancy trend analysis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6D">
            <w:pPr>
              <w:rPr/>
            </w:pPr>
            <w:r w:rsidDel="00000000" w:rsidR="00000000" w:rsidRPr="00000000">
              <w:rPr>
                <w:sz w:val="20"/>
                <w:szCs w:val="20"/>
                <w:rtl w:val="0"/>
              </w:rPr>
              <w:t xml:space="preserve">4</w:t>
            </w: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4.22 Maintenance Module</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Maintenance tickets: site + unit/door, category (door/lock/lighting/structural/QR/other), description, status, assigned staff, resolution notes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Access log events linkable to maintenance tickets (repeated gateway timeouts = maintenance signal)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4.23 Communications &amp; Notification Log</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Every WhatsApp and email sent or received logged against customer record</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Log records: channel, direction, message_type, status (sent/delivered/read/failed), timestamp</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Message types: welcome, access_granted, access_denied, payment_failed, overdue_warning, price_increase_notice, lease, waitlist_notification, auction_notice, abandoned_signup, custom</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Full communication history visible to staff on customer profile — essential for dispute resolution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r w:rsidDel="00000000" w:rsidR="00000000" w:rsidRPr="00000000">
        <w:rPr>
          <w:rtl w:val="0"/>
        </w:rPr>
        <w:t xml:space="preserve">4.24 Data Migration (Zoho → Platform)</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Scope: all contacts, active + inactive subscriptions, full invoice history, payment history (inc. </w:t>
      </w:r>
      <w:sdt>
        <w:sdtPr>
          <w:id w:val="-2102004684"/>
          <w:tag w:val="goog_rdk_64"/>
        </w:sdtPr>
        <w:sdtContent>
          <w:del w:author="Adam Kane-Smith" w:id="21"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1211861730"/>
          <w:tag w:val="goog_rdk_65"/>
        </w:sdtPr>
        <w:sdtContent>
          <w:ins w:author="Adam Kane-Smith" w:id="21"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links), access logs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Sequence: contacts → subscriptions → invoices → payments → access logs → QR code generation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Validation: no duplicate contacts, no orphaned subscriptions, all invoices linked to subscription</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Zoho ID stored on contact record for reconciliation auditing</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Zoho sunset date set after parallel-running validation period</w:t>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1"/>
        <w:pBdr>
          <w:bottom w:color="e8501a" w:space="4" w:sz="4" w:val="single"/>
        </w:pBdr>
        <w:rPr/>
      </w:pPr>
      <w:r w:rsidDel="00000000" w:rsidR="00000000" w:rsidRPr="00000000">
        <w:rPr>
          <w:rtl w:val="0"/>
        </w:rPr>
        <w:t xml:space="preserve">5. Non-Functional Requirements</w:t>
      </w:r>
    </w:p>
    <w:p w:rsidR="00000000" w:rsidDel="00000000" w:rsidP="00000000" w:rsidRDefault="00000000" w:rsidRPr="00000000" w14:paraId="00000281">
      <w:pPr>
        <w:pStyle w:val="Heading2"/>
        <w:rPr/>
      </w:pPr>
      <w:r w:rsidDel="00000000" w:rsidR="00000000" w:rsidRPr="00000000">
        <w:rPr>
          <w:rtl w:val="0"/>
        </w:rPr>
        <w:t xml:space="preserve">5.1 Performance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CRM page load: &lt; 2 seconds on 4G connection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WhatsApp door unlock response: &lt; 3 seconds end-to-end (system latency — gateway hardware excluded)</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Dynamic pricing recalculation: &lt; 1 second per site/unit_type event</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Billing batch: all invoices for a given day processed within 30 minutes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2"/>
        <w:rPr/>
      </w:pPr>
      <w:r w:rsidDel="00000000" w:rsidR="00000000" w:rsidRPr="00000000">
        <w:rPr>
          <w:rtl w:val="0"/>
        </w:rPr>
        <w:t xml:space="preserve">5.2 Scalability</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Schema designed for 5,000+ doors without structural change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Dynamic pricing occupancy calculations indexed on site_id + unit_type_id for sub-second response at scale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Access logs partitioned by month — query performance maintained at 10M+ rows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rtl w:val="0"/>
        </w:rPr>
        <w:t xml:space="preserve">5.3 Security</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Card data never stored on Flexistore servers — </w:t>
      </w:r>
      <w:sdt>
        <w:sdtPr>
          <w:id w:val="1688960219"/>
          <w:tag w:val="goog_rdk_66"/>
        </w:sdtPr>
        <w:sdtContent>
          <w:del w:author="Adam Kane-Smith" w:id="22"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1094178665"/>
          <w:tag w:val="goog_rdk_67"/>
        </w:sdtPr>
        <w:sdtContent>
          <w:ins w:author="Adam Kane-Smith" w:id="22"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tokenisation only</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Staff authentication: email + password + SMS 2FA</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Customer authentication: email + password (SMS OTP fallback)</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Bank account details (property owner) stored encrypted at rest</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API keys and secrets in environment variables — never in codebase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Landlord portal completely isolated: owner can only access their own sites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Role-based access control enforced at API layer, not just UI layer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5.4 Availability</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Target uptime: 99.5% (excluding scheduled maintenance)</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WhatsApp access channel: graceful degradation — if system is unreachable, staff can manually open doors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Billing batch: alerting if batch fails, manual retry capability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rPr/>
      </w:pPr>
      <w:r w:rsidDel="00000000" w:rsidR="00000000" w:rsidRPr="00000000">
        <w:rPr>
          <w:rtl w:val="0"/>
        </w:rPr>
        <w:t xml:space="preserve">5.5 Compliance</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VAT: all invoices compliant with SARS requirements — VAT number, line-item breakdown, correct rate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POPIA: customer personal data stored only for operational purposes, deletion request process defined</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Audit trail: all significant staff actions logged permanently with actor, timestamp, before/after state</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Soft delete: no personal data hard-deleted — compliant with record-keeping obligations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5.6 Auditability</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Every rand in an owner payout traceable to the exact payment and invoice line that sourced it</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Every price change (base, scheduled increase, dynamic) logged with timestamp and actor</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Every door access event logged — granted and denied — with reason</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Xero export batches logged with record count and status</w:t>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pBdr>
          <w:bottom w:color="e8501a" w:space="4" w:sz="4" w:val="single"/>
        </w:pBdr>
        <w:rPr/>
      </w:pPr>
      <w:r w:rsidDel="00000000" w:rsidR="00000000" w:rsidRPr="00000000">
        <w:rPr>
          <w:rtl w:val="0"/>
        </w:rPr>
        <w:t xml:space="preserve">6. Database Design</w:t>
      </w:r>
    </w:p>
    <w:p w:rsidR="00000000" w:rsidDel="00000000" w:rsidP="00000000" w:rsidRDefault="00000000" w:rsidRPr="00000000" w14:paraId="000002A7">
      <w:pPr>
        <w:pStyle w:val="Heading2"/>
        <w:rPr/>
      </w:pPr>
      <w:r w:rsidDel="00000000" w:rsidR="00000000" w:rsidRPr="00000000">
        <w:rPr>
          <w:rtl w:val="0"/>
        </w:rPr>
        <w:t xml:space="preserve">6.1 Principles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Single SQL database — all modules read from and write to the same tables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UUIDs as primary keys throughout</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Soft delete pattern: deleted_at nullable timestamp on all entities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Audit trail via staff_audit_trail: before_state and after_state as JSONB snapshots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JSONB for flexible structures (operating hours, access control config, system settings)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monetary values in ZAR, stored as DECIMAL(12,2)</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VAT rates stored as DECIMAL(4,3) — e.g. 0.150 — for precision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6.2 Entity Groups</w:t>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00"/>
        <w:tblGridChange w:id="0">
          <w:tblGrid>
            <w:gridCol w:w="2000"/>
            <w:gridCol w:w="72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B1">
            <w:pPr>
              <w:rPr/>
            </w:pPr>
            <w:r w:rsidDel="00000000" w:rsidR="00000000" w:rsidRPr="00000000">
              <w:rPr>
                <w:b w:val="1"/>
                <w:bCs w:val="1"/>
                <w:color w:val="ffffff"/>
                <w:sz w:val="20"/>
                <w:szCs w:val="20"/>
                <w:rtl w:val="0"/>
              </w:rPr>
              <w:t xml:space="preserve">Group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2B2">
            <w:pPr>
              <w:rPr/>
            </w:pPr>
            <w:r w:rsidDel="00000000" w:rsidR="00000000" w:rsidRPr="00000000">
              <w:rPr>
                <w:b w:val="1"/>
                <w:bCs w:val="1"/>
                <w:color w:val="ffffff"/>
                <w:sz w:val="20"/>
                <w:szCs w:val="20"/>
                <w:rtl w:val="0"/>
              </w:rPr>
              <w:t xml:space="preserve">Tables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3">
            <w:pPr>
              <w:rPr/>
            </w:pPr>
            <w:r w:rsidDel="00000000" w:rsidR="00000000" w:rsidRPr="00000000">
              <w:rPr>
                <w:sz w:val="20"/>
                <w:szCs w:val="20"/>
                <w:rtl w:val="0"/>
              </w:rPr>
              <w:t xml:space="preserve">Geography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4">
            <w:pPr>
              <w:rPr/>
            </w:pPr>
            <w:r w:rsidDel="00000000" w:rsidR="00000000" w:rsidRPr="00000000">
              <w:rPr>
                <w:sz w:val="20"/>
                <w:szCs w:val="20"/>
                <w:rtl w:val="0"/>
              </w:rPr>
              <w:t xml:space="preserve">cities, sites, unit_types, units, unit_price_history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B5">
            <w:pPr>
              <w:rPr/>
            </w:pPr>
            <w:r w:rsidDel="00000000" w:rsidR="00000000" w:rsidRPr="00000000">
              <w:rPr>
                <w:sz w:val="20"/>
                <w:szCs w:val="20"/>
                <w:rtl w:val="0"/>
              </w:rPr>
              <w:t xml:space="preserve">Hardware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B6">
            <w:pPr>
              <w:rPr/>
            </w:pPr>
            <w:r w:rsidDel="00000000" w:rsidR="00000000" w:rsidRPr="00000000">
              <w:rPr>
                <w:sz w:val="20"/>
                <w:szCs w:val="20"/>
                <w:rtl w:val="0"/>
              </w:rPr>
              <w:t xml:space="preserve">gateways, doors, door_profiles, door_profile_doors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7">
            <w:pPr>
              <w:rPr/>
            </w:pPr>
            <w:r w:rsidDel="00000000" w:rsidR="00000000" w:rsidRPr="00000000">
              <w:rPr>
                <w:sz w:val="20"/>
                <w:szCs w:val="20"/>
                <w:rtl w:val="0"/>
              </w:rPr>
              <w:t xml:space="preserve">Customers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8">
            <w:pPr>
              <w:rPr/>
            </w:pPr>
            <w:r w:rsidDel="00000000" w:rsidR="00000000" w:rsidRPr="00000000">
              <w:rPr>
                <w:sz w:val="20"/>
                <w:szCs w:val="20"/>
                <w:rtl w:val="0"/>
              </w:rPr>
              <w:t xml:space="preserve">contacts, subscriptions, subscription_transfers, authorized_persons, subscription_access, waitlist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B9">
            <w:pPr>
              <w:rPr/>
            </w:pPr>
            <w:r w:rsidDel="00000000" w:rsidR="00000000" w:rsidRPr="00000000">
              <w:rPr>
                <w:sz w:val="20"/>
                <w:szCs w:val="20"/>
                <w:rtl w:val="0"/>
              </w:rPr>
              <w:t xml:space="preserve">Financial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BA">
            <w:pPr>
              <w:rPr/>
            </w:pPr>
            <w:r w:rsidDel="00000000" w:rsidR="00000000" w:rsidRPr="00000000">
              <w:rPr>
                <w:sz w:val="20"/>
                <w:szCs w:val="20"/>
                <w:rtl w:val="0"/>
              </w:rPr>
              <w:t xml:space="preserve">system_config, invoices, invoice_line_items, credit_notes, payments, payment_attempts, discounts, subscription_discounts, late_fees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B">
            <w:pPr>
              <w:rPr/>
            </w:pPr>
            <w:r w:rsidDel="00000000" w:rsidR="00000000" w:rsidRPr="00000000">
              <w:rPr>
                <w:sz w:val="20"/>
                <w:szCs w:val="20"/>
                <w:rtl w:val="0"/>
              </w:rPr>
              <w:t xml:space="preserve">Products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C">
            <w:pPr>
              <w:rPr/>
            </w:pPr>
            <w:r w:rsidDel="00000000" w:rsidR="00000000" w:rsidRPr="00000000">
              <w:rPr>
                <w:sz w:val="20"/>
                <w:szCs w:val="20"/>
                <w:rtl w:val="0"/>
              </w:rPr>
              <w:t xml:space="preserve">product_types, subscription_products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BD">
            <w:pPr>
              <w:rPr/>
            </w:pPr>
            <w:r w:rsidDel="00000000" w:rsidR="00000000" w:rsidRPr="00000000">
              <w:rPr>
                <w:sz w:val="20"/>
                <w:szCs w:val="20"/>
                <w:rtl w:val="0"/>
              </w:rPr>
              <w:t xml:space="preserve">Pricing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BE">
            <w:pPr>
              <w:rPr/>
            </w:pPr>
            <w:r w:rsidDel="00000000" w:rsidR="00000000" w:rsidRPr="00000000">
              <w:rPr>
                <w:sz w:val="20"/>
                <w:szCs w:val="20"/>
                <w:rtl w:val="0"/>
              </w:rPr>
              <w:t xml:space="preserve">dynamic_pricing_rules, occupancy_snapshots, dynamic_pricing_overrides, price_increase_rules, scheduled_price_increases, price_increase_previews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BF">
            <w:pPr>
              <w:rPr/>
            </w:pPr>
            <w:r w:rsidDel="00000000" w:rsidR="00000000" w:rsidRPr="00000000">
              <w:rPr>
                <w:sz w:val="20"/>
                <w:szCs w:val="20"/>
                <w:rtl w:val="0"/>
              </w:rPr>
              <w:t xml:space="preserve">Access &amp; Ops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0">
            <w:pPr>
              <w:rPr/>
            </w:pPr>
            <w:r w:rsidDel="00000000" w:rsidR="00000000" w:rsidRPr="00000000">
              <w:rPr>
                <w:sz w:val="20"/>
                <w:szCs w:val="20"/>
                <w:rtl w:val="0"/>
              </w:rPr>
              <w:t xml:space="preserve">access_logs, maintenance_tickets, communications_log, documents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1">
            <w:pPr>
              <w:rPr/>
            </w:pPr>
            <w:r w:rsidDel="00000000" w:rsidR="00000000" w:rsidRPr="00000000">
              <w:rPr>
                <w:sz w:val="20"/>
                <w:szCs w:val="20"/>
                <w:rtl w:val="0"/>
              </w:rPr>
              <w:t xml:space="preserve">Staff</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2">
            <w:pPr>
              <w:rPr/>
            </w:pPr>
            <w:r w:rsidDel="00000000" w:rsidR="00000000" w:rsidRPr="00000000">
              <w:rPr>
                <w:sz w:val="20"/>
                <w:szCs w:val="20"/>
                <w:rtl w:val="0"/>
              </w:rPr>
              <w:t xml:space="preserve">staff_users, staff_audit_trail</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3">
            <w:pPr>
              <w:rPr/>
            </w:pPr>
            <w:r w:rsidDel="00000000" w:rsidR="00000000" w:rsidRPr="00000000">
              <w:rPr>
                <w:sz w:val="20"/>
                <w:szCs w:val="20"/>
                <w:rtl w:val="0"/>
              </w:rPr>
              <w:t xml:space="preserve">Leads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4">
            <w:pPr>
              <w:rPr/>
            </w:pPr>
            <w:r w:rsidDel="00000000" w:rsidR="00000000" w:rsidRPr="00000000">
              <w:rPr>
                <w:sz w:val="20"/>
                <w:szCs w:val="20"/>
                <w:rtl w:val="0"/>
              </w:rPr>
              <w:t xml:space="preserve">leads, occupancy_alerts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5">
            <w:pPr>
              <w:rPr/>
            </w:pPr>
            <w:r w:rsidDel="00000000" w:rsidR="00000000" w:rsidRPr="00000000">
              <w:rPr>
                <w:sz w:val="20"/>
                <w:szCs w:val="20"/>
                <w:rtl w:val="0"/>
              </w:rPr>
              <w:t xml:space="preserve">Auction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6">
            <w:pPr>
              <w:rPr/>
            </w:pPr>
            <w:r w:rsidDel="00000000" w:rsidR="00000000" w:rsidRPr="00000000">
              <w:rPr>
                <w:sz w:val="20"/>
                <w:szCs w:val="20"/>
                <w:rtl w:val="0"/>
              </w:rPr>
              <w:t xml:space="preserve">auction_items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7">
            <w:pPr>
              <w:rPr/>
            </w:pPr>
            <w:r w:rsidDel="00000000" w:rsidR="00000000" w:rsidRPr="00000000">
              <w:rPr>
                <w:sz w:val="20"/>
                <w:szCs w:val="20"/>
                <w:rtl w:val="0"/>
              </w:rPr>
              <w:t xml:space="preserve">Owners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8">
            <w:pPr>
              <w:rPr/>
            </w:pPr>
            <w:r w:rsidDel="00000000" w:rsidR="00000000" w:rsidRPr="00000000">
              <w:rPr>
                <w:sz w:val="20"/>
                <w:szCs w:val="20"/>
                <w:rtl w:val="0"/>
              </w:rPr>
              <w:t xml:space="preserve">property_owners, owner_site_agreements, owner_monthly_reports, owner_payment_advice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9">
            <w:pPr>
              <w:rPr/>
            </w:pPr>
            <w:r w:rsidDel="00000000" w:rsidR="00000000" w:rsidRPr="00000000">
              <w:rPr>
                <w:sz w:val="20"/>
                <w:szCs w:val="20"/>
                <w:rtl w:val="0"/>
              </w:rPr>
              <w:t xml:space="preserve">Payouts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A">
            <w:pPr>
              <w:rPr/>
            </w:pPr>
            <w:r w:rsidDel="00000000" w:rsidR="00000000" w:rsidRPr="00000000">
              <w:rPr>
                <w:sz w:val="20"/>
                <w:szCs w:val="20"/>
                <w:rtl w:val="0"/>
              </w:rPr>
              <w:t xml:space="preserve">payout_runs, payout_run_owners, payout_run_sites, payout_run_payment_lines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B">
            <w:pPr>
              <w:rPr/>
            </w:pPr>
            <w:r w:rsidDel="00000000" w:rsidR="00000000" w:rsidRPr="00000000">
              <w:rPr>
                <w:sz w:val="20"/>
                <w:szCs w:val="20"/>
                <w:rtl w:val="0"/>
              </w:rPr>
              <w:t xml:space="preserve">Xero</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2CC">
            <w:pPr>
              <w:rPr/>
            </w:pPr>
            <w:r w:rsidDel="00000000" w:rsidR="00000000" w:rsidRPr="00000000">
              <w:rPr>
                <w:sz w:val="20"/>
                <w:szCs w:val="20"/>
                <w:rtl w:val="0"/>
              </w:rPr>
              <w:t xml:space="preserve">xero_export_batches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D">
            <w:pPr>
              <w:rPr/>
            </w:pPr>
            <w:r w:rsidDel="00000000" w:rsidR="00000000" w:rsidRPr="00000000">
              <w:rPr>
                <w:sz w:val="20"/>
                <w:szCs w:val="20"/>
                <w:rtl w:val="0"/>
              </w:rPr>
              <w:t xml:space="preserve">Insurance (stub)</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2CE">
            <w:pPr>
              <w:rPr/>
            </w:pPr>
            <w:r w:rsidDel="00000000" w:rsidR="00000000" w:rsidRPr="00000000">
              <w:rPr>
                <w:sz w:val="20"/>
                <w:szCs w:val="20"/>
                <w:rtl w:val="0"/>
              </w:rPr>
              <w:t xml:space="preserve">insurance_policies</w:t>
            </w: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tl w:val="0"/>
        </w:rPr>
        <w:t xml:space="preserve">6.3 Core Table Schemas</w:t>
      </w:r>
    </w:p>
    <w:p w:rsidR="00000000" w:rsidDel="00000000" w:rsidP="00000000" w:rsidRDefault="00000000" w:rsidRPr="00000000" w14:paraId="000002D1">
      <w:pPr>
        <w:pStyle w:val="Heading3"/>
        <w:rPr/>
      </w:pPr>
      <w:r w:rsidDel="00000000" w:rsidR="00000000" w:rsidRPr="00000000">
        <w:rPr>
          <w:rtl w:val="0"/>
        </w:rPr>
        <w:t xml:space="preserve">Geography</w:t>
      </w:r>
    </w:p>
    <w:p w:rsidR="00000000" w:rsidDel="00000000" w:rsidP="00000000" w:rsidRDefault="00000000" w:rsidRPr="00000000" w14:paraId="000002D2">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2D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cities</w:t>
      </w:r>
      <w:r w:rsidDel="00000000" w:rsidR="00000000" w:rsidRPr="00000000">
        <w:rPr>
          <w:rtl w:val="0"/>
        </w:rPr>
      </w:r>
    </w:p>
    <w:p w:rsidR="00000000" w:rsidDel="00000000" w:rsidP="00000000" w:rsidRDefault="00000000" w:rsidRPr="00000000" w14:paraId="000002D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2D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name           VARCHAR(100)</w:t>
      </w:r>
      <w:r w:rsidDel="00000000" w:rsidR="00000000" w:rsidRPr="00000000">
        <w:rPr>
          <w:rtl w:val="0"/>
        </w:rPr>
      </w:r>
    </w:p>
    <w:p w:rsidR="00000000" w:rsidDel="00000000" w:rsidP="00000000" w:rsidRDefault="00000000" w:rsidRPr="00000000" w14:paraId="000002D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province       VARCHAR(100)</w:t>
      </w:r>
      <w:r w:rsidDel="00000000" w:rsidR="00000000" w:rsidRPr="00000000">
        <w:rPr>
          <w:rtl w:val="0"/>
        </w:rPr>
      </w:r>
    </w:p>
    <w:p w:rsidR="00000000" w:rsidDel="00000000" w:rsidP="00000000" w:rsidRDefault="00000000" w:rsidRPr="00000000" w14:paraId="000002D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country        CHAR(2) DEFAULT 'ZA'</w:t>
      </w:r>
      <w:r w:rsidDel="00000000" w:rsidR="00000000" w:rsidRPr="00000000">
        <w:rPr>
          <w:rtl w:val="0"/>
        </w:rPr>
      </w:r>
    </w:p>
    <w:p w:rsidR="00000000" w:rsidDel="00000000" w:rsidP="00000000" w:rsidRDefault="00000000" w:rsidRPr="00000000" w14:paraId="000002D8">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2D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sites</w:t>
      </w:r>
      <w:r w:rsidDel="00000000" w:rsidR="00000000" w:rsidRPr="00000000">
        <w:rPr>
          <w:rtl w:val="0"/>
        </w:rPr>
      </w:r>
    </w:p>
    <w:p w:rsidR="00000000" w:rsidDel="00000000" w:rsidP="00000000" w:rsidRDefault="00000000" w:rsidRPr="00000000" w14:paraId="000002D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2DB">
      <w:pPr>
        <w:pBdr>
          <w:left w:color="2d6a9f" w:space="0" w:sz="6" w:val="single"/>
          <w:right w:color="b0c8de" w:space="0" w:sz="4" w:val="single"/>
        </w:pBdr>
        <w:shd w:fill="f0f5fa" w:val="clear"/>
        <w:ind w:left="200" w:firstLine="0"/>
        <w:rPr/>
      </w:pPr>
      <w:sdt>
        <w:sdtPr>
          <w:id w:val="897005713"/>
          <w:tag w:val="goog_rdk_68"/>
        </w:sdtPr>
        <w:sdtContent>
          <w:r w:rsidDel="00000000" w:rsidR="00000000" w:rsidRPr="00000000">
            <w:rPr>
              <w:rFonts w:ascii="Fira Mono" w:cs="Fira Mono" w:eastAsia="Fira Mono" w:hAnsi="Fira Mono"/>
              <w:color w:val="2d6a9f"/>
              <w:sz w:val="17"/>
              <w:szCs w:val="17"/>
              <w:rtl w:val="0"/>
            </w:rPr>
            <w:t xml:space="preserve">  city_id        UUID FK → cities</w:t>
          </w:r>
        </w:sdtContent>
      </w:sdt>
      <w:r w:rsidDel="00000000" w:rsidR="00000000" w:rsidRPr="00000000">
        <w:rPr>
          <w:rtl w:val="0"/>
        </w:rPr>
      </w:r>
    </w:p>
    <w:p w:rsidR="00000000" w:rsidDel="00000000" w:rsidP="00000000" w:rsidRDefault="00000000" w:rsidRPr="00000000" w14:paraId="000002D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name           VARCHAR(200)</w:t>
      </w:r>
      <w:r w:rsidDel="00000000" w:rsidR="00000000" w:rsidRPr="00000000">
        <w:rPr>
          <w:rtl w:val="0"/>
        </w:rPr>
      </w:r>
    </w:p>
    <w:p w:rsidR="00000000" w:rsidDel="00000000" w:rsidP="00000000" w:rsidRDefault="00000000" w:rsidRPr="00000000" w14:paraId="000002D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address_line_1 VARCHAR(200)</w:t>
      </w:r>
      <w:r w:rsidDel="00000000" w:rsidR="00000000" w:rsidRPr="00000000">
        <w:rPr>
          <w:rtl w:val="0"/>
        </w:rPr>
      </w:r>
    </w:p>
    <w:p w:rsidR="00000000" w:rsidDel="00000000" w:rsidP="00000000" w:rsidRDefault="00000000" w:rsidRPr="00000000" w14:paraId="000002D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suburb         VARCHAR(100)</w:t>
      </w:r>
      <w:r w:rsidDel="00000000" w:rsidR="00000000" w:rsidRPr="00000000">
        <w:rPr>
          <w:rtl w:val="0"/>
        </w:rPr>
      </w:r>
    </w:p>
    <w:p w:rsidR="00000000" w:rsidDel="00000000" w:rsidP="00000000" w:rsidRDefault="00000000" w:rsidRPr="00000000" w14:paraId="000002D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postal_code    VARCHAR(10)</w:t>
      </w:r>
      <w:r w:rsidDel="00000000" w:rsidR="00000000" w:rsidRPr="00000000">
        <w:rPr>
          <w:rtl w:val="0"/>
        </w:rPr>
      </w:r>
    </w:p>
    <w:p w:rsidR="00000000" w:rsidDel="00000000" w:rsidP="00000000" w:rsidRDefault="00000000" w:rsidRPr="00000000" w14:paraId="000002E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latitude       DECIMAL(9,6)</w:t>
      </w:r>
      <w:r w:rsidDel="00000000" w:rsidR="00000000" w:rsidRPr="00000000">
        <w:rPr>
          <w:rtl w:val="0"/>
        </w:rPr>
      </w:r>
    </w:p>
    <w:p w:rsidR="00000000" w:rsidDel="00000000" w:rsidP="00000000" w:rsidRDefault="00000000" w:rsidRPr="00000000" w14:paraId="000002E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longitude      DECIMAL(9,6)</w:t>
      </w:r>
      <w:r w:rsidDel="00000000" w:rsidR="00000000" w:rsidRPr="00000000">
        <w:rPr>
          <w:rtl w:val="0"/>
        </w:rPr>
      </w:r>
    </w:p>
    <w:p w:rsidR="00000000" w:rsidDel="00000000" w:rsidP="00000000" w:rsidRDefault="00000000" w:rsidRPr="00000000" w14:paraId="000002E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ubiquiti_site_id VARCHAR(100)</w:t>
      </w:r>
      <w:r w:rsidDel="00000000" w:rsidR="00000000" w:rsidRPr="00000000">
        <w:rPr>
          <w:rtl w:val="0"/>
        </w:rPr>
      </w:r>
    </w:p>
    <w:p w:rsidR="00000000" w:rsidDel="00000000" w:rsidP="00000000" w:rsidRDefault="00000000" w:rsidRPr="00000000" w14:paraId="000002E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whatsapp_number  VARCHAR(20)</w:t>
      </w:r>
      <w:r w:rsidDel="00000000" w:rsidR="00000000" w:rsidRPr="00000000">
        <w:rPr>
          <w:rtl w:val="0"/>
        </w:rPr>
      </w:r>
    </w:p>
    <w:p w:rsidR="00000000" w:rsidDel="00000000" w:rsidP="00000000" w:rsidRDefault="00000000" w:rsidRPr="00000000" w14:paraId="000002E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operating_hours  JSONB</w:t>
      </w:r>
      <w:r w:rsidDel="00000000" w:rsidR="00000000" w:rsidRPr="00000000">
        <w:rPr>
          <w:rtl w:val="0"/>
        </w:rPr>
      </w:r>
    </w:p>
    <w:p w:rsidR="00000000" w:rsidDel="00000000" w:rsidP="00000000" w:rsidRDefault="00000000" w:rsidRPr="00000000" w14:paraId="000002E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ENUM(active, inactive)</w:t>
      </w:r>
      <w:r w:rsidDel="00000000" w:rsidR="00000000" w:rsidRPr="00000000">
        <w:rPr>
          <w:rtl w:val="0"/>
        </w:rPr>
      </w:r>
    </w:p>
    <w:p w:rsidR="00000000" w:rsidDel="00000000" w:rsidP="00000000" w:rsidRDefault="00000000" w:rsidRPr="00000000" w14:paraId="000002E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created_at / updated_at / deleted_at</w:t>
      </w:r>
      <w:r w:rsidDel="00000000" w:rsidR="00000000" w:rsidRPr="00000000">
        <w:rPr>
          <w:rtl w:val="0"/>
        </w:rPr>
      </w:r>
    </w:p>
    <w:p w:rsidR="00000000" w:rsidDel="00000000" w:rsidP="00000000" w:rsidRDefault="00000000" w:rsidRPr="00000000" w14:paraId="000002E7">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2E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unit_types</w:t>
      </w:r>
      <w:r w:rsidDel="00000000" w:rsidR="00000000" w:rsidRPr="00000000">
        <w:rPr>
          <w:rtl w:val="0"/>
        </w:rPr>
      </w:r>
    </w:p>
    <w:p w:rsidR="00000000" w:rsidDel="00000000" w:rsidP="00000000" w:rsidRDefault="00000000" w:rsidRPr="00000000" w14:paraId="000002E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2E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name           VARCHAR(100)  -- "Small Indoor", "Container", "Drive-Up"</w:t>
      </w:r>
      <w:r w:rsidDel="00000000" w:rsidR="00000000" w:rsidRPr="00000000">
        <w:rPr>
          <w:rtl w:val="0"/>
        </w:rPr>
      </w:r>
    </w:p>
    <w:p w:rsidR="00000000" w:rsidDel="00000000" w:rsidP="00000000" w:rsidRDefault="00000000" w:rsidRPr="00000000" w14:paraId="000002E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description    TEXT</w:t>
      </w:r>
      <w:r w:rsidDel="00000000" w:rsidR="00000000" w:rsidRPr="00000000">
        <w:rPr>
          <w:rtl w:val="0"/>
        </w:rPr>
      </w:r>
    </w:p>
    <w:p w:rsidR="00000000" w:rsidDel="00000000" w:rsidP="00000000" w:rsidRDefault="00000000" w:rsidRPr="00000000" w14:paraId="000002E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is_active      BOOLEAN</w:t>
      </w:r>
      <w:r w:rsidDel="00000000" w:rsidR="00000000" w:rsidRPr="00000000">
        <w:rPr>
          <w:rtl w:val="0"/>
        </w:rPr>
      </w:r>
    </w:p>
    <w:p w:rsidR="00000000" w:rsidDel="00000000" w:rsidP="00000000" w:rsidRDefault="00000000" w:rsidRPr="00000000" w14:paraId="000002ED">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2E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units</w:t>
      </w:r>
      <w:r w:rsidDel="00000000" w:rsidR="00000000" w:rsidRPr="00000000">
        <w:rPr>
          <w:rtl w:val="0"/>
        </w:rPr>
      </w:r>
    </w:p>
    <w:p w:rsidR="00000000" w:rsidDel="00000000" w:rsidP="00000000" w:rsidRDefault="00000000" w:rsidRPr="00000000" w14:paraId="000002E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2F0">
      <w:pPr>
        <w:pBdr>
          <w:left w:color="2d6a9f" w:space="0" w:sz="6" w:val="single"/>
          <w:right w:color="b0c8de" w:space="0" w:sz="4" w:val="single"/>
        </w:pBdr>
        <w:shd w:fill="f0f5fa" w:val="clear"/>
        <w:ind w:left="200" w:firstLine="0"/>
        <w:rPr/>
      </w:pPr>
      <w:sdt>
        <w:sdtPr>
          <w:id w:val="1725290077"/>
          <w:tag w:val="goog_rdk_69"/>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2F1">
      <w:pPr>
        <w:pBdr>
          <w:left w:color="2d6a9f" w:space="0" w:sz="6" w:val="single"/>
          <w:right w:color="b0c8de" w:space="0" w:sz="4" w:val="single"/>
        </w:pBdr>
        <w:shd w:fill="f0f5fa" w:val="clear"/>
        <w:ind w:left="200" w:firstLine="0"/>
        <w:rPr/>
      </w:pPr>
      <w:sdt>
        <w:sdtPr>
          <w:id w:val="-1953472088"/>
          <w:tag w:val="goog_rdk_70"/>
        </w:sdtPr>
        <w:sdtContent>
          <w:r w:rsidDel="00000000" w:rsidR="00000000" w:rsidRPr="00000000">
            <w:rPr>
              <w:rFonts w:ascii="Fira Mono" w:cs="Fira Mono" w:eastAsia="Fira Mono" w:hAnsi="Fira Mono"/>
              <w:color w:val="2d6a9f"/>
              <w:sz w:val="17"/>
              <w:szCs w:val="17"/>
              <w:rtl w:val="0"/>
            </w:rPr>
            <w:t xml:space="preserve">  unit_type_id   UUID FK → unit_types</w:t>
          </w:r>
        </w:sdtContent>
      </w:sdt>
      <w:r w:rsidDel="00000000" w:rsidR="00000000" w:rsidRPr="00000000">
        <w:rPr>
          <w:rtl w:val="0"/>
        </w:rPr>
      </w:r>
    </w:p>
    <w:p w:rsidR="00000000" w:rsidDel="00000000" w:rsidP="00000000" w:rsidRDefault="00000000" w:rsidRPr="00000000" w14:paraId="000002F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unit_number    VARCHAR(20)</w:t>
      </w:r>
      <w:r w:rsidDel="00000000" w:rsidR="00000000" w:rsidRPr="00000000">
        <w:rPr>
          <w:rtl w:val="0"/>
        </w:rPr>
      </w:r>
    </w:p>
    <w:p w:rsidR="00000000" w:rsidDel="00000000" w:rsidP="00000000" w:rsidRDefault="00000000" w:rsidRPr="00000000" w14:paraId="000002F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size_m2        DECIMAL(6,2)</w:t>
      </w:r>
      <w:r w:rsidDel="00000000" w:rsidR="00000000" w:rsidRPr="00000000">
        <w:rPr>
          <w:rtl w:val="0"/>
        </w:rPr>
      </w:r>
    </w:p>
    <w:p w:rsidR="00000000" w:rsidDel="00000000" w:rsidP="00000000" w:rsidRDefault="00000000" w:rsidRPr="00000000" w14:paraId="000002F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floor_level    VARCHAR(50)</w:t>
      </w:r>
      <w:r w:rsidDel="00000000" w:rsidR="00000000" w:rsidRPr="00000000">
        <w:rPr>
          <w:rtl w:val="0"/>
        </w:rPr>
      </w:r>
    </w:p>
    <w:p w:rsidR="00000000" w:rsidDel="00000000" w:rsidP="00000000" w:rsidRDefault="00000000" w:rsidRPr="00000000" w14:paraId="000002F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base_price     DECIMAL(10,2)   -- VAT excl. Input to dynamic engine</w:t>
      </w:r>
      <w:r w:rsidDel="00000000" w:rsidR="00000000" w:rsidRPr="00000000">
        <w:rPr>
          <w:rtl w:val="0"/>
        </w:rPr>
      </w:r>
    </w:p>
    <w:p w:rsidR="00000000" w:rsidDel="00000000" w:rsidP="00000000" w:rsidRDefault="00000000" w:rsidRPr="00000000" w14:paraId="000002F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current_listed_price DECIMAL(10,2) -- Output of dynamic engine. New sign-ups see this</w:t>
      </w:r>
      <w:r w:rsidDel="00000000" w:rsidR="00000000" w:rsidRPr="00000000">
        <w:rPr>
          <w:rtl w:val="0"/>
        </w:rPr>
      </w:r>
    </w:p>
    <w:p w:rsidR="00000000" w:rsidDel="00000000" w:rsidP="00000000" w:rsidRDefault="00000000" w:rsidRPr="00000000" w14:paraId="000002F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ENUM(available, occupied, reserved, maintenance, decommissioned)</w:t>
      </w:r>
      <w:r w:rsidDel="00000000" w:rsidR="00000000" w:rsidRPr="00000000">
        <w:rPr>
          <w:rtl w:val="0"/>
        </w:rPr>
      </w:r>
    </w:p>
    <w:p w:rsidR="00000000" w:rsidDel="00000000" w:rsidP="00000000" w:rsidRDefault="00000000" w:rsidRPr="00000000" w14:paraId="000002F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site_id + unit_type_id + status</w:t>
      </w:r>
      <w:r w:rsidDel="00000000" w:rsidR="00000000" w:rsidRPr="00000000">
        <w:rPr>
          <w:rtl w:val="0"/>
        </w:rPr>
      </w:r>
    </w:p>
    <w:p w:rsidR="00000000" w:rsidDel="00000000" w:rsidP="00000000" w:rsidRDefault="00000000" w:rsidRPr="00000000" w14:paraId="000002F9">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2F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unit_price_history</w:t>
      </w:r>
      <w:r w:rsidDel="00000000" w:rsidR="00000000" w:rsidRPr="00000000">
        <w:rPr>
          <w:rtl w:val="0"/>
        </w:rPr>
      </w:r>
    </w:p>
    <w:p w:rsidR="00000000" w:rsidDel="00000000" w:rsidP="00000000" w:rsidRDefault="00000000" w:rsidRPr="00000000" w14:paraId="000002F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2FC">
      <w:pPr>
        <w:pBdr>
          <w:left w:color="2d6a9f" w:space="0" w:sz="6" w:val="single"/>
          <w:right w:color="b0c8de" w:space="0" w:sz="4" w:val="single"/>
        </w:pBdr>
        <w:shd w:fill="f0f5fa" w:val="clear"/>
        <w:ind w:left="200" w:firstLine="0"/>
        <w:rPr/>
      </w:pPr>
      <w:sdt>
        <w:sdtPr>
          <w:id w:val="-1990541814"/>
          <w:tag w:val="goog_rdk_71"/>
        </w:sdtPr>
        <w:sdtContent>
          <w:r w:rsidDel="00000000" w:rsidR="00000000" w:rsidRPr="00000000">
            <w:rPr>
              <w:rFonts w:ascii="Fira Mono" w:cs="Fira Mono" w:eastAsia="Fira Mono" w:hAnsi="Fira Mono"/>
              <w:color w:val="2d6a9f"/>
              <w:sz w:val="17"/>
              <w:szCs w:val="17"/>
              <w:rtl w:val="0"/>
            </w:rPr>
            <w:t xml:space="preserve">  unit_id        UUID FK → units</w:t>
          </w:r>
        </w:sdtContent>
      </w:sdt>
      <w:r w:rsidDel="00000000" w:rsidR="00000000" w:rsidRPr="00000000">
        <w:rPr>
          <w:rtl w:val="0"/>
        </w:rPr>
      </w:r>
    </w:p>
    <w:p w:rsidR="00000000" w:rsidDel="00000000" w:rsidP="00000000" w:rsidRDefault="00000000" w:rsidRPr="00000000" w14:paraId="000002F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price_excl_vat DECIMAL(10,2)</w:t>
      </w:r>
      <w:r w:rsidDel="00000000" w:rsidR="00000000" w:rsidRPr="00000000">
        <w:rPr>
          <w:rtl w:val="0"/>
        </w:rPr>
      </w:r>
    </w:p>
    <w:p w:rsidR="00000000" w:rsidDel="00000000" w:rsidP="00000000" w:rsidRDefault="00000000" w:rsidRPr="00000000" w14:paraId="000002F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effective_from DATE</w:t>
      </w:r>
      <w:r w:rsidDel="00000000" w:rsidR="00000000" w:rsidRPr="00000000">
        <w:rPr>
          <w:rtl w:val="0"/>
        </w:rPr>
      </w:r>
    </w:p>
    <w:p w:rsidR="00000000" w:rsidDel="00000000" w:rsidP="00000000" w:rsidRDefault="00000000" w:rsidRPr="00000000" w14:paraId="000002F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effective_to   DATE nullable</w:t>
      </w:r>
      <w:r w:rsidDel="00000000" w:rsidR="00000000" w:rsidRPr="00000000">
        <w:rPr>
          <w:rtl w:val="0"/>
        </w:rPr>
      </w:r>
    </w:p>
    <w:p w:rsidR="00000000" w:rsidDel="00000000" w:rsidP="00000000" w:rsidRDefault="00000000" w:rsidRPr="00000000" w14:paraId="00000300">
      <w:pPr>
        <w:pBdr>
          <w:left w:color="2d6a9f" w:space="0" w:sz="6" w:val="single"/>
          <w:right w:color="b0c8de" w:space="0" w:sz="4" w:val="single"/>
        </w:pBdr>
        <w:shd w:fill="f0f5fa" w:val="clear"/>
        <w:ind w:left="200" w:firstLine="0"/>
        <w:rPr/>
      </w:pPr>
      <w:sdt>
        <w:sdtPr>
          <w:id w:val="-1375693962"/>
          <w:tag w:val="goog_rdk_72"/>
        </w:sdtPr>
        <w:sdtContent>
          <w:r w:rsidDel="00000000" w:rsidR="00000000" w:rsidRPr="00000000">
            <w:rPr>
              <w:rFonts w:ascii="Fira Mono" w:cs="Fira Mono" w:eastAsia="Fira Mono" w:hAnsi="Fira Mono"/>
              <w:color w:val="2d6a9f"/>
              <w:sz w:val="17"/>
              <w:szCs w:val="17"/>
              <w:rtl w:val="0"/>
            </w:rPr>
            <w:t xml:space="preserve">  changed_by     UUID FK → staff_users</w:t>
          </w:r>
        </w:sdtContent>
      </w:sdt>
      <w:r w:rsidDel="00000000" w:rsidR="00000000" w:rsidRPr="00000000">
        <w:rPr>
          <w:rtl w:val="0"/>
        </w:rPr>
      </w:r>
    </w:p>
    <w:p w:rsidR="00000000" w:rsidDel="00000000" w:rsidP="00000000" w:rsidRDefault="00000000" w:rsidRPr="00000000" w14:paraId="00000301">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302">
      <w:pPr>
        <w:pStyle w:val="Heading3"/>
        <w:rPr/>
      </w:pPr>
      <w:r w:rsidDel="00000000" w:rsidR="00000000" w:rsidRPr="00000000">
        <w:rPr>
          <w:rtl w:val="0"/>
        </w:rPr>
        <w:t xml:space="preserve">Hardware</w:t>
      </w:r>
    </w:p>
    <w:p w:rsidR="00000000" w:rsidDel="00000000" w:rsidP="00000000" w:rsidRDefault="00000000" w:rsidRPr="00000000" w14:paraId="00000303">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30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gateways</w:t>
      </w:r>
      <w:r w:rsidDel="00000000" w:rsidR="00000000" w:rsidRPr="00000000">
        <w:rPr>
          <w:rtl w:val="0"/>
        </w:rPr>
      </w:r>
    </w:p>
    <w:p w:rsidR="00000000" w:rsidDel="00000000" w:rsidP="00000000" w:rsidRDefault="00000000" w:rsidRPr="00000000" w14:paraId="0000030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06">
      <w:pPr>
        <w:pBdr>
          <w:left w:color="2d6a9f" w:space="0" w:sz="6" w:val="single"/>
          <w:right w:color="b0c8de" w:space="0" w:sz="4" w:val="single"/>
        </w:pBdr>
        <w:shd w:fill="f0f5fa" w:val="clear"/>
        <w:ind w:left="200" w:firstLine="0"/>
        <w:rPr/>
      </w:pPr>
      <w:sdt>
        <w:sdtPr>
          <w:id w:val="-2033104398"/>
          <w:tag w:val="goog_rdk_73"/>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0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gateway_code   VARCHAR(100) UNIQUE</w:t>
      </w:r>
      <w:r w:rsidDel="00000000" w:rsidR="00000000" w:rsidRPr="00000000">
        <w:rPr>
          <w:rtl w:val="0"/>
        </w:rPr>
      </w:r>
    </w:p>
    <w:p w:rsidR="00000000" w:rsidDel="00000000" w:rsidP="00000000" w:rsidRDefault="00000000" w:rsidRPr="00000000" w14:paraId="0000030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model          VARCHAR(100)</w:t>
      </w:r>
      <w:r w:rsidDel="00000000" w:rsidR="00000000" w:rsidRPr="00000000">
        <w:rPr>
          <w:rtl w:val="0"/>
        </w:rPr>
      </w:r>
    </w:p>
    <w:p w:rsidR="00000000" w:rsidDel="00000000" w:rsidP="00000000" w:rsidRDefault="00000000" w:rsidRPr="00000000" w14:paraId="0000030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ubiquiti_ref   VARCHAR(100)</w:t>
      </w:r>
      <w:r w:rsidDel="00000000" w:rsidR="00000000" w:rsidRPr="00000000">
        <w:rPr>
          <w:rtl w:val="0"/>
        </w:rPr>
      </w:r>
    </w:p>
    <w:p w:rsidR="00000000" w:rsidDel="00000000" w:rsidP="00000000" w:rsidRDefault="00000000" w:rsidRPr="00000000" w14:paraId="0000030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ip_address     VARCHAR(45)</w:t>
      </w:r>
      <w:r w:rsidDel="00000000" w:rsidR="00000000" w:rsidRPr="00000000">
        <w:rPr>
          <w:rtl w:val="0"/>
        </w:rPr>
      </w:r>
    </w:p>
    <w:p w:rsidR="00000000" w:rsidDel="00000000" w:rsidP="00000000" w:rsidRDefault="00000000" w:rsidRPr="00000000" w14:paraId="0000030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last_heartbeat_at TIMESTAMP</w:t>
      </w:r>
      <w:r w:rsidDel="00000000" w:rsidR="00000000" w:rsidRPr="00000000">
        <w:rPr>
          <w:rtl w:val="0"/>
        </w:rPr>
      </w:r>
    </w:p>
    <w:p w:rsidR="00000000" w:rsidDel="00000000" w:rsidP="00000000" w:rsidRDefault="00000000" w:rsidRPr="00000000" w14:paraId="0000030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ENUM(online, offline, unknown)</w:t>
      </w:r>
      <w:r w:rsidDel="00000000" w:rsidR="00000000" w:rsidRPr="00000000">
        <w:rPr>
          <w:rtl w:val="0"/>
        </w:rPr>
      </w:r>
    </w:p>
    <w:p w:rsidR="00000000" w:rsidDel="00000000" w:rsidP="00000000" w:rsidRDefault="00000000" w:rsidRPr="00000000" w14:paraId="0000030D">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0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doors</w:t>
      </w:r>
      <w:r w:rsidDel="00000000" w:rsidR="00000000" w:rsidRPr="00000000">
        <w:rPr>
          <w:rtl w:val="0"/>
        </w:rPr>
      </w:r>
    </w:p>
    <w:p w:rsidR="00000000" w:rsidDel="00000000" w:rsidP="00000000" w:rsidRDefault="00000000" w:rsidRPr="00000000" w14:paraId="0000030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10">
      <w:pPr>
        <w:pBdr>
          <w:left w:color="2d6a9f" w:space="0" w:sz="6" w:val="single"/>
          <w:right w:color="b0c8de" w:space="0" w:sz="4" w:val="single"/>
        </w:pBdr>
        <w:shd w:fill="f0f5fa" w:val="clear"/>
        <w:ind w:left="200" w:firstLine="0"/>
        <w:rPr/>
      </w:pPr>
      <w:sdt>
        <w:sdtPr>
          <w:id w:val="-1147660923"/>
          <w:tag w:val="goog_rdk_74"/>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11">
      <w:pPr>
        <w:pBdr>
          <w:left w:color="2d6a9f" w:space="0" w:sz="6" w:val="single"/>
          <w:right w:color="b0c8de" w:space="0" w:sz="4" w:val="single"/>
        </w:pBdr>
        <w:shd w:fill="f0f5fa" w:val="clear"/>
        <w:ind w:left="200" w:firstLine="0"/>
        <w:rPr/>
      </w:pPr>
      <w:sdt>
        <w:sdtPr>
          <w:id w:val="-109994202"/>
          <w:tag w:val="goog_rdk_75"/>
        </w:sdtPr>
        <w:sdtContent>
          <w:r w:rsidDel="00000000" w:rsidR="00000000" w:rsidRPr="00000000">
            <w:rPr>
              <w:rFonts w:ascii="Fira Mono" w:cs="Fira Mono" w:eastAsia="Fira Mono" w:hAnsi="Fira Mono"/>
              <w:color w:val="2d6a9f"/>
              <w:sz w:val="17"/>
              <w:szCs w:val="17"/>
              <w:rtl w:val="0"/>
            </w:rPr>
            <w:t xml:space="preserve">  unit_id        UUID FK → units nullable</w:t>
          </w:r>
        </w:sdtContent>
      </w:sdt>
      <w:r w:rsidDel="00000000" w:rsidR="00000000" w:rsidRPr="00000000">
        <w:rPr>
          <w:rtl w:val="0"/>
        </w:rPr>
      </w:r>
    </w:p>
    <w:p w:rsidR="00000000" w:rsidDel="00000000" w:rsidP="00000000" w:rsidRDefault="00000000" w:rsidRPr="00000000" w14:paraId="00000312">
      <w:pPr>
        <w:pBdr>
          <w:left w:color="2d6a9f" w:space="0" w:sz="6" w:val="single"/>
          <w:right w:color="b0c8de" w:space="0" w:sz="4" w:val="single"/>
        </w:pBdr>
        <w:shd w:fill="f0f5fa" w:val="clear"/>
        <w:ind w:left="200" w:firstLine="0"/>
        <w:rPr/>
      </w:pPr>
      <w:sdt>
        <w:sdtPr>
          <w:id w:val="362512266"/>
          <w:tag w:val="goog_rdk_76"/>
        </w:sdtPr>
        <w:sdtContent>
          <w:r w:rsidDel="00000000" w:rsidR="00000000" w:rsidRPr="00000000">
            <w:rPr>
              <w:rFonts w:ascii="Fira Mono" w:cs="Fira Mono" w:eastAsia="Fira Mono" w:hAnsi="Fira Mono"/>
              <w:color w:val="2d6a9f"/>
              <w:sz w:val="17"/>
              <w:szCs w:val="17"/>
              <w:rtl w:val="0"/>
            </w:rPr>
            <w:t xml:space="preserve">  gateway_id     UUID FK → gateways</w:t>
          </w:r>
        </w:sdtContent>
      </w:sdt>
      <w:r w:rsidDel="00000000" w:rsidR="00000000" w:rsidRPr="00000000">
        <w:rPr>
          <w:rtl w:val="0"/>
        </w:rPr>
      </w:r>
    </w:p>
    <w:p w:rsidR="00000000" w:rsidDel="00000000" w:rsidP="00000000" w:rsidRDefault="00000000" w:rsidRPr="00000000" w14:paraId="0000031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lock_id        VARCHAR(100)     -- Kerong lock identifier</w:t>
      </w:r>
      <w:r w:rsidDel="00000000" w:rsidR="00000000" w:rsidRPr="00000000">
        <w:rPr>
          <w:rtl w:val="0"/>
        </w:rPr>
      </w:r>
    </w:p>
    <w:p w:rsidR="00000000" w:rsidDel="00000000" w:rsidP="00000000" w:rsidRDefault="00000000" w:rsidRPr="00000000" w14:paraId="0000031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door_code      VARCHAR(50) UNIQUE</w:t>
      </w:r>
      <w:r w:rsidDel="00000000" w:rsidR="00000000" w:rsidRPr="00000000">
        <w:rPr>
          <w:rtl w:val="0"/>
        </w:rPr>
      </w:r>
    </w:p>
    <w:p w:rsidR="00000000" w:rsidDel="00000000" w:rsidP="00000000" w:rsidRDefault="00000000" w:rsidRPr="00000000" w14:paraId="0000031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door_type      ENUM(individual, shared)</w:t>
      </w:r>
      <w:r w:rsidDel="00000000" w:rsidR="00000000" w:rsidRPr="00000000">
        <w:rPr>
          <w:rtl w:val="0"/>
        </w:rPr>
      </w:r>
    </w:p>
    <w:p w:rsidR="00000000" w:rsidDel="00000000" w:rsidP="00000000" w:rsidRDefault="00000000" w:rsidRPr="00000000" w14:paraId="0000031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lock_state     ENUM(locked, unlocked, overlocked, unknown)</w:t>
      </w:r>
      <w:r w:rsidDel="00000000" w:rsidR="00000000" w:rsidRPr="00000000">
        <w:rPr>
          <w:rtl w:val="0"/>
        </w:rPr>
      </w:r>
    </w:p>
    <w:p w:rsidR="00000000" w:rsidDel="00000000" w:rsidP="00000000" w:rsidRDefault="00000000" w:rsidRPr="00000000" w14:paraId="0000031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lock_state_updated_at TIMESTAMP</w:t>
      </w:r>
      <w:r w:rsidDel="00000000" w:rsidR="00000000" w:rsidRPr="00000000">
        <w:rPr>
          <w:rtl w:val="0"/>
        </w:rPr>
      </w:r>
    </w:p>
    <w:p w:rsidR="00000000" w:rsidDel="00000000" w:rsidP="00000000" w:rsidRDefault="00000000" w:rsidRPr="00000000" w14:paraId="0000031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qr_token       VARCHAR(200) UNIQUE</w:t>
      </w:r>
      <w:r w:rsidDel="00000000" w:rsidR="00000000" w:rsidRPr="00000000">
        <w:rPr>
          <w:rtl w:val="0"/>
        </w:rPr>
      </w:r>
    </w:p>
    <w:p w:rsidR="00000000" w:rsidDel="00000000" w:rsidP="00000000" w:rsidRDefault="00000000" w:rsidRPr="00000000" w14:paraId="0000031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access_hours   JSONB nullable   -- null = 24/7</w:t>
      </w:r>
      <w:r w:rsidDel="00000000" w:rsidR="00000000" w:rsidRPr="00000000">
        <w:rPr>
          <w:rtl w:val="0"/>
        </w:rPr>
      </w:r>
    </w:p>
    <w:p w:rsidR="00000000" w:rsidDel="00000000" w:rsidP="00000000" w:rsidRDefault="00000000" w:rsidRPr="00000000" w14:paraId="0000031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ENUM(active, maintenance, inactive)</w:t>
      </w:r>
      <w:r w:rsidDel="00000000" w:rsidR="00000000" w:rsidRPr="00000000">
        <w:rPr>
          <w:rtl w:val="0"/>
        </w:rPr>
      </w:r>
    </w:p>
    <w:p w:rsidR="00000000" w:rsidDel="00000000" w:rsidP="00000000" w:rsidRDefault="00000000" w:rsidRPr="00000000" w14:paraId="0000031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unit_id, gateway_id, qr_token</w:t>
      </w:r>
      <w:r w:rsidDel="00000000" w:rsidR="00000000" w:rsidRPr="00000000">
        <w:rPr>
          <w:rtl w:val="0"/>
        </w:rPr>
      </w:r>
    </w:p>
    <w:p w:rsidR="00000000" w:rsidDel="00000000" w:rsidP="00000000" w:rsidRDefault="00000000" w:rsidRPr="00000000" w14:paraId="0000031C">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1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door_profiles</w:t>
      </w:r>
      <w:r w:rsidDel="00000000" w:rsidR="00000000" w:rsidRPr="00000000">
        <w:rPr>
          <w:rtl w:val="0"/>
        </w:rPr>
      </w:r>
    </w:p>
    <w:p w:rsidR="00000000" w:rsidDel="00000000" w:rsidP="00000000" w:rsidRDefault="00000000" w:rsidRPr="00000000" w14:paraId="0000031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1F">
      <w:pPr>
        <w:pBdr>
          <w:left w:color="2d6a9f" w:space="0" w:sz="6" w:val="single"/>
          <w:right w:color="b0c8de" w:space="0" w:sz="4" w:val="single"/>
        </w:pBdr>
        <w:shd w:fill="f0f5fa" w:val="clear"/>
        <w:ind w:left="200" w:firstLine="0"/>
        <w:rPr/>
      </w:pPr>
      <w:sdt>
        <w:sdtPr>
          <w:id w:val="1489133591"/>
          <w:tag w:val="goog_rdk_77"/>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2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name           VARCHAR(200)  -- "Block A Shared Entrance"</w:t>
      </w:r>
      <w:r w:rsidDel="00000000" w:rsidR="00000000" w:rsidRPr="00000000">
        <w:rPr>
          <w:rtl w:val="0"/>
        </w:rPr>
      </w:r>
    </w:p>
    <w:p w:rsidR="00000000" w:rsidDel="00000000" w:rsidP="00000000" w:rsidRDefault="00000000" w:rsidRPr="00000000" w14:paraId="00000321">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2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door_profile_doors  (join table)</w:t>
      </w:r>
      <w:r w:rsidDel="00000000" w:rsidR="00000000" w:rsidRPr="00000000">
        <w:rPr>
          <w:rtl w:val="0"/>
        </w:rPr>
      </w:r>
    </w:p>
    <w:p w:rsidR="00000000" w:rsidDel="00000000" w:rsidP="00000000" w:rsidRDefault="00000000" w:rsidRPr="00000000" w14:paraId="00000323">
      <w:pPr>
        <w:pBdr>
          <w:left w:color="2d6a9f" w:space="0" w:sz="6" w:val="single"/>
          <w:right w:color="b0c8de" w:space="0" w:sz="4" w:val="single"/>
        </w:pBdr>
        <w:shd w:fill="f0f5fa" w:val="clear"/>
        <w:ind w:left="200" w:firstLine="0"/>
        <w:rPr/>
      </w:pPr>
      <w:sdt>
        <w:sdtPr>
          <w:id w:val="1688144613"/>
          <w:tag w:val="goog_rdk_78"/>
        </w:sdtPr>
        <w:sdtContent>
          <w:r w:rsidDel="00000000" w:rsidR="00000000" w:rsidRPr="00000000">
            <w:rPr>
              <w:rFonts w:ascii="Fira Mono" w:cs="Fira Mono" w:eastAsia="Fira Mono" w:hAnsi="Fira Mono"/>
              <w:color w:val="2d6a9f"/>
              <w:sz w:val="17"/>
              <w:szCs w:val="17"/>
              <w:rtl w:val="0"/>
            </w:rPr>
            <w:t xml:space="preserve">  door_profile_id UUID FK → door_profiles</w:t>
          </w:r>
        </w:sdtContent>
      </w:sdt>
      <w:r w:rsidDel="00000000" w:rsidR="00000000" w:rsidRPr="00000000">
        <w:rPr>
          <w:rtl w:val="0"/>
        </w:rPr>
      </w:r>
    </w:p>
    <w:p w:rsidR="00000000" w:rsidDel="00000000" w:rsidP="00000000" w:rsidRDefault="00000000" w:rsidRPr="00000000" w14:paraId="00000324">
      <w:pPr>
        <w:pBdr>
          <w:left w:color="2d6a9f" w:space="0" w:sz="6" w:val="single"/>
          <w:right w:color="b0c8de" w:space="0" w:sz="4" w:val="single"/>
        </w:pBdr>
        <w:shd w:fill="f0f5fa" w:val="clear"/>
        <w:ind w:left="200" w:firstLine="0"/>
        <w:rPr/>
      </w:pPr>
      <w:sdt>
        <w:sdtPr>
          <w:id w:val="406474697"/>
          <w:tag w:val="goog_rdk_79"/>
        </w:sdtPr>
        <w:sdtContent>
          <w:r w:rsidDel="00000000" w:rsidR="00000000" w:rsidRPr="00000000">
            <w:rPr>
              <w:rFonts w:ascii="Fira Mono" w:cs="Fira Mono" w:eastAsia="Fira Mono" w:hAnsi="Fira Mono"/>
              <w:color w:val="2d6a9f"/>
              <w:sz w:val="17"/>
              <w:szCs w:val="17"/>
              <w:rtl w:val="0"/>
            </w:rPr>
            <w:t xml:space="preserve">  door_id         UUID FK → doors</w:t>
          </w:r>
        </w:sdtContent>
      </w:sdt>
      <w:r w:rsidDel="00000000" w:rsidR="00000000" w:rsidRPr="00000000">
        <w:rPr>
          <w:rtl w:val="0"/>
        </w:rPr>
      </w:r>
    </w:p>
    <w:p w:rsidR="00000000" w:rsidDel="00000000" w:rsidP="00000000" w:rsidRDefault="00000000" w:rsidRPr="00000000" w14:paraId="0000032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PRIMARY KEY (door_profile_id, door_id)</w:t>
      </w:r>
      <w:r w:rsidDel="00000000" w:rsidR="00000000" w:rsidRPr="00000000">
        <w:rPr>
          <w:rtl w:val="0"/>
        </w:rPr>
      </w:r>
    </w:p>
    <w:p w:rsidR="00000000" w:rsidDel="00000000" w:rsidP="00000000" w:rsidRDefault="00000000" w:rsidRPr="00000000" w14:paraId="00000326">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327">
      <w:pPr>
        <w:pStyle w:val="Heading3"/>
        <w:rPr/>
      </w:pPr>
      <w:r w:rsidDel="00000000" w:rsidR="00000000" w:rsidRPr="00000000">
        <w:rPr>
          <w:rtl w:val="0"/>
        </w:rPr>
        <w:t xml:space="preserve">Customers</w:t>
      </w:r>
    </w:p>
    <w:p w:rsidR="00000000" w:rsidDel="00000000" w:rsidP="00000000" w:rsidRDefault="00000000" w:rsidRPr="00000000" w14:paraId="00000328">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32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contacts</w:t>
      </w:r>
      <w:r w:rsidDel="00000000" w:rsidR="00000000" w:rsidRPr="00000000">
        <w:rPr>
          <w:rtl w:val="0"/>
        </w:rPr>
      </w:r>
    </w:p>
    <w:p w:rsidR="00000000" w:rsidDel="00000000" w:rsidP="00000000" w:rsidRDefault="00000000" w:rsidRPr="00000000" w14:paraId="0000032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2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account_number        VARCHAR(20) UNIQUE  -- auto: "FX-00234"</w:t>
      </w:r>
      <w:r w:rsidDel="00000000" w:rsidR="00000000" w:rsidRPr="00000000">
        <w:rPr>
          <w:rtl w:val="0"/>
        </w:rPr>
      </w:r>
    </w:p>
    <w:p w:rsidR="00000000" w:rsidDel="00000000" w:rsidP="00000000" w:rsidRDefault="00000000" w:rsidRPr="00000000" w14:paraId="0000032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contact_type          ENUM(individual, business)</w:t>
      </w:r>
      <w:r w:rsidDel="00000000" w:rsidR="00000000" w:rsidRPr="00000000">
        <w:rPr>
          <w:rtl w:val="0"/>
        </w:rPr>
      </w:r>
    </w:p>
    <w:p w:rsidR="00000000" w:rsidDel="00000000" w:rsidP="00000000" w:rsidRDefault="00000000" w:rsidRPr="00000000" w14:paraId="0000032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first_name            VARCHAR(100)</w:t>
      </w:r>
      <w:r w:rsidDel="00000000" w:rsidR="00000000" w:rsidRPr="00000000">
        <w:rPr>
          <w:rtl w:val="0"/>
        </w:rPr>
      </w:r>
    </w:p>
    <w:p w:rsidR="00000000" w:rsidDel="00000000" w:rsidP="00000000" w:rsidRDefault="00000000" w:rsidRPr="00000000" w14:paraId="0000032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last_name             VARCHAR(100)</w:t>
      </w:r>
      <w:r w:rsidDel="00000000" w:rsidR="00000000" w:rsidRPr="00000000">
        <w:rPr>
          <w:rtl w:val="0"/>
        </w:rPr>
      </w:r>
    </w:p>
    <w:p w:rsidR="00000000" w:rsidDel="00000000" w:rsidP="00000000" w:rsidRDefault="00000000" w:rsidRPr="00000000" w14:paraId="0000032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company_name          VARCHAR(300) nullable</w:t>
      </w:r>
      <w:r w:rsidDel="00000000" w:rsidR="00000000" w:rsidRPr="00000000">
        <w:rPr>
          <w:rtl w:val="0"/>
        </w:rPr>
      </w:r>
    </w:p>
    <w:p w:rsidR="00000000" w:rsidDel="00000000" w:rsidP="00000000" w:rsidRDefault="00000000" w:rsidRPr="00000000" w14:paraId="0000033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company_reg_number    VARCHAR(100) nullable</w:t>
      </w:r>
      <w:r w:rsidDel="00000000" w:rsidR="00000000" w:rsidRPr="00000000">
        <w:rPr>
          <w:rtl w:val="0"/>
        </w:rPr>
      </w:r>
    </w:p>
    <w:p w:rsidR="00000000" w:rsidDel="00000000" w:rsidP="00000000" w:rsidRDefault="00000000" w:rsidRPr="00000000" w14:paraId="0000033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vat_number            VARCHAR(50) nullable</w:t>
      </w:r>
      <w:r w:rsidDel="00000000" w:rsidR="00000000" w:rsidRPr="00000000">
        <w:rPr>
          <w:rtl w:val="0"/>
        </w:rPr>
      </w:r>
    </w:p>
    <w:p w:rsidR="00000000" w:rsidDel="00000000" w:rsidP="00000000" w:rsidRDefault="00000000" w:rsidRPr="00000000" w14:paraId="0000033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mobile                VARCHAR(20) UNIQUE  -- WhatsApp identifier</w:t>
      </w:r>
      <w:r w:rsidDel="00000000" w:rsidR="00000000" w:rsidRPr="00000000">
        <w:rPr>
          <w:rtl w:val="0"/>
        </w:rPr>
      </w:r>
    </w:p>
    <w:p w:rsidR="00000000" w:rsidDel="00000000" w:rsidP="00000000" w:rsidRDefault="00000000" w:rsidRPr="00000000" w14:paraId="0000033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email                 VARCHAR(200) UNIQUE</w:t>
      </w:r>
      <w:r w:rsidDel="00000000" w:rsidR="00000000" w:rsidRPr="00000000">
        <w:rPr>
          <w:rtl w:val="0"/>
        </w:rPr>
      </w:r>
    </w:p>
    <w:p w:rsidR="00000000" w:rsidDel="00000000" w:rsidP="00000000" w:rsidRDefault="00000000" w:rsidRPr="00000000" w14:paraId="0000033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address_line_1        VARCHAR(200)</w:t>
      </w:r>
      <w:r w:rsidDel="00000000" w:rsidR="00000000" w:rsidRPr="00000000">
        <w:rPr>
          <w:rtl w:val="0"/>
        </w:rPr>
      </w:r>
    </w:p>
    <w:p w:rsidR="00000000" w:rsidDel="00000000" w:rsidP="00000000" w:rsidRDefault="00000000" w:rsidRPr="00000000" w14:paraId="00000335">
      <w:pPr>
        <w:pBdr>
          <w:left w:color="2d6a9f" w:space="0" w:sz="6" w:val="single"/>
          <w:right w:color="b0c8de" w:space="0" w:sz="4" w:val="single"/>
        </w:pBdr>
        <w:shd w:fill="f0f5fa" w:val="clear"/>
        <w:ind w:left="200" w:firstLine="0"/>
        <w:rPr/>
      </w:pPr>
      <w:sdt>
        <w:sdtPr>
          <w:id w:val="1421157561"/>
          <w:tag w:val="goog_rdk_80"/>
        </w:sdtPr>
        <w:sdtContent>
          <w:r w:rsidDel="00000000" w:rsidR="00000000" w:rsidRPr="00000000">
            <w:rPr>
              <w:rFonts w:ascii="Fira Mono" w:cs="Fira Mono" w:eastAsia="Fira Mono" w:hAnsi="Fira Mono"/>
              <w:color w:val="2d6a9f"/>
              <w:sz w:val="17"/>
              <w:szCs w:val="17"/>
              <w:rtl w:val="0"/>
            </w:rPr>
            <w:t xml:space="preserve">  city_id               UUID FK → cities</w:t>
          </w:r>
        </w:sdtContent>
      </w:sdt>
      <w:r w:rsidDel="00000000" w:rsidR="00000000" w:rsidRPr="00000000">
        <w:rPr>
          <w:rtl w:val="0"/>
        </w:rPr>
      </w:r>
    </w:p>
    <w:p w:rsidR="00000000" w:rsidDel="00000000" w:rsidP="00000000" w:rsidRDefault="00000000" w:rsidRPr="00000000" w14:paraId="0000033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id_type               ENUM(sa_id, passport, company_reg)</w:t>
      </w:r>
      <w:r w:rsidDel="00000000" w:rsidR="00000000" w:rsidRPr="00000000">
        <w:rPr>
          <w:rtl w:val="0"/>
        </w:rPr>
      </w:r>
    </w:p>
    <w:p w:rsidR="00000000" w:rsidDel="00000000" w:rsidP="00000000" w:rsidRDefault="00000000" w:rsidRPr="00000000" w14:paraId="0000033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id_number             VARCHAR(50)</w:t>
      </w:r>
      <w:r w:rsidDel="00000000" w:rsidR="00000000" w:rsidRPr="00000000">
        <w:rPr>
          <w:rtl w:val="0"/>
        </w:rPr>
      </w:r>
    </w:p>
    <w:p w:rsidR="00000000" w:rsidDel="00000000" w:rsidP="00000000" w:rsidRDefault="00000000" w:rsidRPr="00000000" w14:paraId="0000033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emergency_contact_name   VARCHAR(200)</w:t>
      </w:r>
      <w:r w:rsidDel="00000000" w:rsidR="00000000" w:rsidRPr="00000000">
        <w:rPr>
          <w:rtl w:val="0"/>
        </w:rPr>
      </w:r>
    </w:p>
    <w:p w:rsidR="00000000" w:rsidDel="00000000" w:rsidP="00000000" w:rsidRDefault="00000000" w:rsidRPr="00000000" w14:paraId="0000033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emergency_contact_mobile VARCHAR(20)</w:t>
      </w:r>
      <w:r w:rsidDel="00000000" w:rsidR="00000000" w:rsidRPr="00000000">
        <w:rPr>
          <w:rtl w:val="0"/>
        </w:rPr>
      </w:r>
    </w:p>
    <w:p w:rsidR="00000000" w:rsidDel="00000000" w:rsidP="00000000" w:rsidRDefault="00000000" w:rsidRPr="00000000" w14:paraId="0000033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billing_contact_name  VARCHAR(200) nullable    -- business only</w:t>
      </w:r>
      <w:r w:rsidDel="00000000" w:rsidR="00000000" w:rsidRPr="00000000">
        <w:rPr>
          <w:rtl w:val="0"/>
        </w:rPr>
      </w:r>
    </w:p>
    <w:p w:rsidR="00000000" w:rsidDel="00000000" w:rsidP="00000000" w:rsidRDefault="00000000" w:rsidRPr="00000000" w14:paraId="0000033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billing_contact_email VARCHAR(200) nullable    -- business only</w:t>
      </w:r>
      <w:r w:rsidDel="00000000" w:rsidR="00000000" w:rsidRPr="00000000">
        <w:rPr>
          <w:rtl w:val="0"/>
        </w:rPr>
      </w:r>
    </w:p>
    <w:p w:rsidR="00000000" w:rsidDel="00000000" w:rsidP="00000000" w:rsidRDefault="00000000" w:rsidRPr="00000000" w14:paraId="0000033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payment_method        ENUM(</w:t>
      </w:r>
      <w:sdt>
        <w:sdtPr>
          <w:id w:val="-1349240463"/>
          <w:tag w:val="goog_rdk_81"/>
        </w:sdtPr>
        <w:sdtContent>
          <w:del w:author="Adam Kane-Smith" w:id="23"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1515918769"/>
          <w:tag w:val="goog_rdk_82"/>
        </w:sdtPr>
        <w:sdtContent>
          <w:ins w:author="Adam Kane-Smith" w:id="23"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_card, eft) DEFAULT </w:t>
      </w:r>
      <w:sdt>
        <w:sdtPr>
          <w:id w:val="-1645343399"/>
          <w:tag w:val="goog_rdk_83"/>
        </w:sdtPr>
        <w:sdtContent>
          <w:del w:author="Adam Kane-Smith" w:id="24"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51915627"/>
          <w:tag w:val="goog_rdk_84"/>
        </w:sdtPr>
        <w:sdtContent>
          <w:ins w:author="Adam Kane-Smith" w:id="24"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_card</w:t>
      </w:r>
      <w:r w:rsidDel="00000000" w:rsidR="00000000" w:rsidRPr="00000000">
        <w:rPr>
          <w:rtl w:val="0"/>
        </w:rPr>
      </w:r>
    </w:p>
    <w:p w:rsidR="00000000" w:rsidDel="00000000" w:rsidP="00000000" w:rsidRDefault="00000000" w:rsidRPr="00000000" w14:paraId="0000033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eft_approved_at       TIMESTAMP nullable</w:t>
      </w:r>
      <w:r w:rsidDel="00000000" w:rsidR="00000000" w:rsidRPr="00000000">
        <w:rPr>
          <w:rtl w:val="0"/>
        </w:rPr>
      </w:r>
    </w:p>
    <w:p w:rsidR="00000000" w:rsidDel="00000000" w:rsidP="00000000" w:rsidRDefault="00000000" w:rsidRPr="00000000" w14:paraId="0000033E">
      <w:pPr>
        <w:pBdr>
          <w:left w:color="2d6a9f" w:space="0" w:sz="6" w:val="single"/>
          <w:right w:color="b0c8de" w:space="0" w:sz="4" w:val="single"/>
        </w:pBdr>
        <w:shd w:fill="f0f5fa" w:val="clear"/>
        <w:ind w:left="200" w:firstLine="0"/>
        <w:rPr/>
      </w:pPr>
      <w:sdt>
        <w:sdtPr>
          <w:id w:val="-1125684671"/>
          <w:tag w:val="goog_rdk_85"/>
        </w:sdtPr>
        <w:sdtContent>
          <w:r w:rsidDel="00000000" w:rsidR="00000000" w:rsidRPr="00000000">
            <w:rPr>
              <w:rFonts w:ascii="Fira Mono" w:cs="Fira Mono" w:eastAsia="Fira Mono" w:hAnsi="Fira Mono"/>
              <w:color w:val="2d6a9f"/>
              <w:sz w:val="17"/>
              <w:szCs w:val="17"/>
              <w:rtl w:val="0"/>
            </w:rPr>
            <w:t xml:space="preserve">  eft_approved_by       UUID FK → staff_users nullable</w:t>
          </w:r>
        </w:sdtContent>
      </w:sdt>
      <w:r w:rsidDel="00000000" w:rsidR="00000000" w:rsidRPr="00000000">
        <w:rPr>
          <w:rtl w:val="0"/>
        </w:rPr>
      </w:r>
    </w:p>
    <w:p w:rsidR="00000000" w:rsidDel="00000000" w:rsidP="00000000" w:rsidRDefault="00000000" w:rsidRPr="00000000" w14:paraId="0000033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xero_contact_id       VARCHAR(100) nullable</w:t>
      </w:r>
      <w:r w:rsidDel="00000000" w:rsidR="00000000" w:rsidRPr="00000000">
        <w:rPr>
          <w:rtl w:val="0"/>
        </w:rPr>
      </w:r>
    </w:p>
    <w:p w:rsidR="00000000" w:rsidDel="00000000" w:rsidP="00000000" w:rsidRDefault="00000000" w:rsidRPr="00000000" w14:paraId="0000034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zoho_id               VARCHAR(100) nullable</w:t>
      </w:r>
      <w:r w:rsidDel="00000000" w:rsidR="00000000" w:rsidRPr="00000000">
        <w:rPr>
          <w:rtl w:val="0"/>
        </w:rPr>
      </w:r>
    </w:p>
    <w:p w:rsidR="00000000" w:rsidDel="00000000" w:rsidP="00000000" w:rsidRDefault="00000000" w:rsidRPr="00000000" w14:paraId="0000034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notification_pref     ENUM(whatsapp, email, both)</w:t>
      </w:r>
      <w:r w:rsidDel="00000000" w:rsidR="00000000" w:rsidRPr="00000000">
        <w:rPr>
          <w:rtl w:val="0"/>
        </w:rPr>
      </w:r>
    </w:p>
    <w:p w:rsidR="00000000" w:rsidDel="00000000" w:rsidP="00000000" w:rsidRDefault="00000000" w:rsidRPr="00000000" w14:paraId="0000034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ENUM(active, suspended, closed)</w:t>
      </w:r>
      <w:r w:rsidDel="00000000" w:rsidR="00000000" w:rsidRPr="00000000">
        <w:rPr>
          <w:rtl w:val="0"/>
        </w:rPr>
      </w:r>
    </w:p>
    <w:p w:rsidR="00000000" w:rsidDel="00000000" w:rsidP="00000000" w:rsidRDefault="00000000" w:rsidRPr="00000000" w14:paraId="0000034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mobile (UNIQUE), email (UNIQUE), account_number (UNIQUE)</w:t>
      </w:r>
      <w:r w:rsidDel="00000000" w:rsidR="00000000" w:rsidRPr="00000000">
        <w:rPr>
          <w:rtl w:val="0"/>
        </w:rPr>
      </w:r>
    </w:p>
    <w:p w:rsidR="00000000" w:rsidDel="00000000" w:rsidP="00000000" w:rsidRDefault="00000000" w:rsidRPr="00000000" w14:paraId="00000344">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4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subscriptions</w:t>
      </w:r>
      <w:r w:rsidDel="00000000" w:rsidR="00000000" w:rsidRPr="00000000">
        <w:rPr>
          <w:rtl w:val="0"/>
        </w:rPr>
      </w:r>
    </w:p>
    <w:p w:rsidR="00000000" w:rsidDel="00000000" w:rsidP="00000000" w:rsidRDefault="00000000" w:rsidRPr="00000000" w14:paraId="0000034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47">
      <w:pPr>
        <w:pBdr>
          <w:left w:color="2d6a9f" w:space="0" w:sz="6" w:val="single"/>
          <w:right w:color="b0c8de" w:space="0" w:sz="4" w:val="single"/>
        </w:pBdr>
        <w:shd w:fill="f0f5fa" w:val="clear"/>
        <w:ind w:left="200" w:firstLine="0"/>
        <w:rPr/>
      </w:pPr>
      <w:sdt>
        <w:sdtPr>
          <w:id w:val="586044095"/>
          <w:tag w:val="goog_rdk_86"/>
        </w:sdtPr>
        <w:sdtContent>
          <w:r w:rsidDel="00000000" w:rsidR="00000000" w:rsidRPr="00000000">
            <w:rPr>
              <w:rFonts w:ascii="Fira Mono" w:cs="Fira Mono" w:eastAsia="Fira Mono" w:hAnsi="Fira Mono"/>
              <w:color w:val="2d6a9f"/>
              <w:sz w:val="17"/>
              <w:szCs w:val="17"/>
              <w:rtl w:val="0"/>
            </w:rPr>
            <w:t xml:space="preserve">  contact_id            UUID FK → contacts</w:t>
          </w:r>
        </w:sdtContent>
      </w:sdt>
      <w:r w:rsidDel="00000000" w:rsidR="00000000" w:rsidRPr="00000000">
        <w:rPr>
          <w:rtl w:val="0"/>
        </w:rPr>
      </w:r>
    </w:p>
    <w:p w:rsidR="00000000" w:rsidDel="00000000" w:rsidP="00000000" w:rsidRDefault="00000000" w:rsidRPr="00000000" w14:paraId="00000348">
      <w:pPr>
        <w:pBdr>
          <w:left w:color="2d6a9f" w:space="0" w:sz="6" w:val="single"/>
          <w:right w:color="b0c8de" w:space="0" w:sz="4" w:val="single"/>
        </w:pBdr>
        <w:shd w:fill="f0f5fa" w:val="clear"/>
        <w:ind w:left="200" w:firstLine="0"/>
        <w:rPr/>
      </w:pPr>
      <w:sdt>
        <w:sdtPr>
          <w:id w:val="-612169938"/>
          <w:tag w:val="goog_rdk_87"/>
        </w:sdtPr>
        <w:sdtContent>
          <w:r w:rsidDel="00000000" w:rsidR="00000000" w:rsidRPr="00000000">
            <w:rPr>
              <w:rFonts w:ascii="Fira Mono" w:cs="Fira Mono" w:eastAsia="Fira Mono" w:hAnsi="Fira Mono"/>
              <w:color w:val="2d6a9f"/>
              <w:sz w:val="17"/>
              <w:szCs w:val="17"/>
              <w:rtl w:val="0"/>
            </w:rPr>
            <w:t xml:space="preserve">  unit_id               UUID FK → units</w:t>
          </w:r>
        </w:sdtContent>
      </w:sdt>
      <w:r w:rsidDel="00000000" w:rsidR="00000000" w:rsidRPr="00000000">
        <w:rPr>
          <w:rtl w:val="0"/>
        </w:rPr>
      </w:r>
    </w:p>
    <w:p w:rsidR="00000000" w:rsidDel="00000000" w:rsidP="00000000" w:rsidRDefault="00000000" w:rsidRPr="00000000" w14:paraId="0000034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subscription_type     ENUM(monthly, annual, weekly, daily)</w:t>
      </w:r>
      <w:r w:rsidDel="00000000" w:rsidR="00000000" w:rsidRPr="00000000">
        <w:rPr>
          <w:rtl w:val="0"/>
        </w:rPr>
      </w:r>
    </w:p>
    <w:p w:rsidR="00000000" w:rsidDel="00000000" w:rsidP="00000000" w:rsidRDefault="00000000" w:rsidRPr="00000000" w14:paraId="0000034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contracted_price      DECIMAL(10,2)   -- VAT excl. LOCKED at sign-up</w:t>
      </w:r>
      <w:r w:rsidDel="00000000" w:rsidR="00000000" w:rsidRPr="00000000">
        <w:rPr>
          <w:rtl w:val="0"/>
        </w:rPr>
      </w:r>
    </w:p>
    <w:p w:rsidR="00000000" w:rsidDel="00000000" w:rsidP="00000000" w:rsidRDefault="00000000" w:rsidRPr="00000000" w14:paraId="0000034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vat_rate              DECIMAL(4,3)    -- snapshot at sign-up</w:t>
      </w:r>
      <w:r w:rsidDel="00000000" w:rsidR="00000000" w:rsidRPr="00000000">
        <w:rPr>
          <w:rtl w:val="0"/>
        </w:rPr>
      </w:r>
    </w:p>
    <w:p w:rsidR="00000000" w:rsidDel="00000000" w:rsidP="00000000" w:rsidRDefault="00000000" w:rsidRPr="00000000" w14:paraId="0000034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billing_day           SMALLINT        -- 1–31, derived from start_date, NEVER changes</w:t>
      </w:r>
      <w:r w:rsidDel="00000000" w:rsidR="00000000" w:rsidRPr="00000000">
        <w:rPr>
          <w:rtl w:val="0"/>
        </w:rPr>
      </w:r>
    </w:p>
    <w:p w:rsidR="00000000" w:rsidDel="00000000" w:rsidP="00000000" w:rsidRDefault="00000000" w:rsidRPr="00000000" w14:paraId="0000034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start_date            DATE</w:t>
      </w:r>
      <w:r w:rsidDel="00000000" w:rsidR="00000000" w:rsidRPr="00000000">
        <w:rPr>
          <w:rtl w:val="0"/>
        </w:rPr>
      </w:r>
    </w:p>
    <w:p w:rsidR="00000000" w:rsidDel="00000000" w:rsidP="00000000" w:rsidRDefault="00000000" w:rsidRPr="00000000" w14:paraId="0000034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end_date              DATE nullable</w:t>
      </w:r>
      <w:r w:rsidDel="00000000" w:rsidR="00000000" w:rsidRPr="00000000">
        <w:rPr>
          <w:rtl w:val="0"/>
        </w:rPr>
      </w:r>
    </w:p>
    <w:p w:rsidR="00000000" w:rsidDel="00000000" w:rsidP="00000000" w:rsidRDefault="00000000" w:rsidRPr="00000000" w14:paraId="0000034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notice_given_date     DATE nullable</w:t>
      </w:r>
      <w:r w:rsidDel="00000000" w:rsidR="00000000" w:rsidRPr="00000000">
        <w:rPr>
          <w:rtl w:val="0"/>
        </w:rPr>
      </w:r>
    </w:p>
    <w:p w:rsidR="00000000" w:rsidDel="00000000" w:rsidP="00000000" w:rsidRDefault="00000000" w:rsidRPr="00000000" w14:paraId="0000035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notice_period_days    SMALLINT DEFAULT 30</w:t>
      </w:r>
      <w:r w:rsidDel="00000000" w:rsidR="00000000" w:rsidRPr="00000000">
        <w:rPr>
          <w:rtl w:val="0"/>
        </w:rPr>
      </w:r>
    </w:p>
    <w:p w:rsidR="00000000" w:rsidDel="00000000" w:rsidP="00000000" w:rsidRDefault="00000000" w:rsidRPr="00000000" w14:paraId="0000035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effective_end_date    DATE nullable   -- notice_given_date + notice_period_days</w:t>
      </w:r>
      <w:r w:rsidDel="00000000" w:rsidR="00000000" w:rsidRPr="00000000">
        <w:rPr>
          <w:rtl w:val="0"/>
        </w:rPr>
      </w:r>
    </w:p>
    <w:p w:rsidR="00000000" w:rsidDel="00000000" w:rsidP="00000000" w:rsidRDefault="00000000" w:rsidRPr="00000000" w14:paraId="0000035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ENUM(active, overdue, suspended, cancelled, auction)</w:t>
      </w:r>
      <w:r w:rsidDel="00000000" w:rsidR="00000000" w:rsidRPr="00000000">
        <w:rPr>
          <w:rtl w:val="0"/>
        </w:rPr>
      </w:r>
    </w:p>
    <w:p w:rsidR="00000000" w:rsidDel="00000000" w:rsidP="00000000" w:rsidRDefault="00000000" w:rsidRPr="00000000" w14:paraId="0000035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retry_stage           SMALLINT DEFAULT 0</w:t>
      </w:r>
      <w:r w:rsidDel="00000000" w:rsidR="00000000" w:rsidRPr="00000000">
        <w:rPr>
          <w:rtl w:val="0"/>
        </w:rPr>
      </w:r>
    </w:p>
    <w:p w:rsidR="00000000" w:rsidDel="00000000" w:rsidP="00000000" w:rsidRDefault="00000000" w:rsidRPr="00000000" w14:paraId="0000035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next_retry_date       DATE nullable</w:t>
      </w:r>
      <w:r w:rsidDel="00000000" w:rsidR="00000000" w:rsidRPr="00000000">
        <w:rPr>
          <w:rtl w:val="0"/>
        </w:rPr>
      </w:r>
    </w:p>
    <w:p w:rsidR="00000000" w:rsidDel="00000000" w:rsidP="00000000" w:rsidRDefault="00000000" w:rsidRPr="00000000" w14:paraId="0000035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w:t>
      </w:r>
      <w:sdt>
        <w:sdtPr>
          <w:id w:val="575003611"/>
          <w:tag w:val="goog_rdk_88"/>
        </w:sdtPr>
        <w:sdtContent>
          <w:del w:author="Adam Kane-Smith" w:id="25"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1932415782"/>
          <w:tag w:val="goog_rdk_89"/>
        </w:sdtPr>
        <w:sdtContent>
          <w:ins w:author="Adam Kane-Smith" w:id="25"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_customer_id    VARCHAR(100) nullable</w:t>
      </w:r>
      <w:r w:rsidDel="00000000" w:rsidR="00000000" w:rsidRPr="00000000">
        <w:rPr>
          <w:rtl w:val="0"/>
        </w:rPr>
      </w:r>
    </w:p>
    <w:p w:rsidR="00000000" w:rsidDel="00000000" w:rsidP="00000000" w:rsidRDefault="00000000" w:rsidRPr="00000000" w14:paraId="0000035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w:t>
      </w:r>
      <w:sdt>
        <w:sdtPr>
          <w:id w:val="629169288"/>
          <w:tag w:val="goog_rdk_90"/>
        </w:sdtPr>
        <w:sdtContent>
          <w:del w:author="Adam Kane-Smith" w:id="26"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1134869011"/>
          <w:tag w:val="goog_rdk_91"/>
        </w:sdtPr>
        <w:sdtContent>
          <w:ins w:author="Adam Kane-Smith" w:id="26"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_payment_method_id VARCHAR(100) nullable</w:t>
      </w:r>
      <w:r w:rsidDel="00000000" w:rsidR="00000000" w:rsidRPr="00000000">
        <w:rPr>
          <w:rtl w:val="0"/>
        </w:rPr>
      </w:r>
    </w:p>
    <w:p w:rsidR="00000000" w:rsidDel="00000000" w:rsidP="00000000" w:rsidRDefault="00000000" w:rsidRPr="00000000" w14:paraId="00000357">
      <w:pPr>
        <w:pBdr>
          <w:left w:color="2d6a9f" w:space="0" w:sz="6" w:val="single"/>
          <w:right w:color="b0c8de" w:space="0" w:sz="4" w:val="single"/>
        </w:pBdr>
        <w:shd w:fill="f0f5fa" w:val="clear"/>
        <w:ind w:left="200" w:firstLine="0"/>
        <w:rPr/>
      </w:pPr>
      <w:sdt>
        <w:sdtPr>
          <w:id w:val="750755460"/>
          <w:tag w:val="goog_rdk_92"/>
        </w:sdtPr>
        <w:sdtContent>
          <w:r w:rsidDel="00000000" w:rsidR="00000000" w:rsidRPr="00000000">
            <w:rPr>
              <w:rFonts w:ascii="Fira Mono" w:cs="Fira Mono" w:eastAsia="Fira Mono" w:hAnsi="Fira Mono"/>
              <w:color w:val="2d6a9f"/>
              <w:sz w:val="17"/>
              <w:szCs w:val="17"/>
              <w:rtl w:val="0"/>
            </w:rPr>
            <w:t xml:space="preserve">  lease_document_id     UUID FK → documents nullable</w:t>
          </w:r>
        </w:sdtContent>
      </w:sdt>
      <w:r w:rsidDel="00000000" w:rsidR="00000000" w:rsidRPr="00000000">
        <w:rPr>
          <w:rtl w:val="0"/>
        </w:rPr>
      </w:r>
    </w:p>
    <w:p w:rsidR="00000000" w:rsidDel="00000000" w:rsidP="00000000" w:rsidRDefault="00000000" w:rsidRPr="00000000" w14:paraId="00000358">
      <w:pPr>
        <w:pBdr>
          <w:left w:color="2d6a9f" w:space="0" w:sz="6" w:val="single"/>
          <w:right w:color="b0c8de" w:space="0" w:sz="4" w:val="single"/>
        </w:pBdr>
        <w:shd w:fill="f0f5fa" w:val="clear"/>
        <w:ind w:left="200" w:firstLine="0"/>
        <w:rPr/>
      </w:pPr>
      <w:sdt>
        <w:sdtPr>
          <w:id w:val="1441882761"/>
          <w:tag w:val="goog_rdk_93"/>
        </w:sdtPr>
        <w:sdtContent>
          <w:r w:rsidDel="00000000" w:rsidR="00000000" w:rsidRPr="00000000">
            <w:rPr>
              <w:rFonts w:ascii="Fira Mono" w:cs="Fira Mono" w:eastAsia="Fira Mono" w:hAnsi="Fira Mono"/>
              <w:color w:val="2d6a9f"/>
              <w:sz w:val="17"/>
              <w:szCs w:val="17"/>
              <w:rtl w:val="0"/>
            </w:rPr>
            <w:t xml:space="preserve">  discount_id           UUID FK → discounts nullable</w:t>
          </w:r>
        </w:sdtContent>
      </w:sdt>
      <w:r w:rsidDel="00000000" w:rsidR="00000000" w:rsidRPr="00000000">
        <w:rPr>
          <w:rtl w:val="0"/>
        </w:rPr>
      </w:r>
    </w:p>
    <w:p w:rsidR="00000000" w:rsidDel="00000000" w:rsidP="00000000" w:rsidRDefault="00000000" w:rsidRPr="00000000" w14:paraId="0000035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contact_id, unit_id, status</w:t>
      </w:r>
      <w:r w:rsidDel="00000000" w:rsidR="00000000" w:rsidRPr="00000000">
        <w:rPr>
          <w:rtl w:val="0"/>
        </w:rPr>
      </w:r>
    </w:p>
    <w:p w:rsidR="00000000" w:rsidDel="00000000" w:rsidP="00000000" w:rsidRDefault="00000000" w:rsidRPr="00000000" w14:paraId="0000035A">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35B">
      <w:pPr>
        <w:pStyle w:val="Heading3"/>
        <w:rPr/>
      </w:pPr>
      <w:r w:rsidDel="00000000" w:rsidR="00000000" w:rsidRPr="00000000">
        <w:rPr>
          <w:rtl w:val="0"/>
        </w:rPr>
        <w:t xml:space="preserve">Financial</w:t>
      </w:r>
    </w:p>
    <w:p w:rsidR="00000000" w:rsidDel="00000000" w:rsidP="00000000" w:rsidRDefault="00000000" w:rsidRPr="00000000" w14:paraId="0000035C">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35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system_config  (key-value for global settings)</w:t>
      </w:r>
      <w:r w:rsidDel="00000000" w:rsidR="00000000" w:rsidRPr="00000000">
        <w:rPr>
          <w:rtl w:val="0"/>
        </w:rPr>
      </w:r>
    </w:p>
    <w:p w:rsidR="00000000" w:rsidDel="00000000" w:rsidP="00000000" w:rsidRDefault="00000000" w:rsidRPr="00000000" w14:paraId="0000035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key    VARCHAR(100) PK  -- vat_rate, late_fee_amount, grace_period_days,</w:t>
      </w:r>
      <w:r w:rsidDel="00000000" w:rsidR="00000000" w:rsidRPr="00000000">
        <w:rPr>
          <w:rtl w:val="0"/>
        </w:rPr>
      </w:r>
    </w:p>
    <w:p w:rsidR="00000000" w:rsidDel="00000000" w:rsidP="00000000" w:rsidRDefault="00000000" w:rsidRPr="00000000" w14:paraId="0000035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 dynamic_pricing_rounding, billing_day_divisor</w:t>
      </w:r>
      <w:r w:rsidDel="00000000" w:rsidR="00000000" w:rsidRPr="00000000">
        <w:rPr>
          <w:rtl w:val="0"/>
        </w:rPr>
      </w:r>
    </w:p>
    <w:p w:rsidR="00000000" w:rsidDel="00000000" w:rsidP="00000000" w:rsidRDefault="00000000" w:rsidRPr="00000000" w14:paraId="0000036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value  TEXT</w:t>
      </w:r>
      <w:r w:rsidDel="00000000" w:rsidR="00000000" w:rsidRPr="00000000">
        <w:rPr>
          <w:rtl w:val="0"/>
        </w:rPr>
      </w:r>
    </w:p>
    <w:p w:rsidR="00000000" w:rsidDel="00000000" w:rsidP="00000000" w:rsidRDefault="00000000" w:rsidRPr="00000000" w14:paraId="00000361">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6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invoices</w:t>
      </w:r>
      <w:r w:rsidDel="00000000" w:rsidR="00000000" w:rsidRPr="00000000">
        <w:rPr>
          <w:rtl w:val="0"/>
        </w:rPr>
      </w:r>
    </w:p>
    <w:p w:rsidR="00000000" w:rsidDel="00000000" w:rsidP="00000000" w:rsidRDefault="00000000" w:rsidRPr="00000000" w14:paraId="0000036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64">
      <w:pPr>
        <w:pBdr>
          <w:left w:color="2d6a9f" w:space="0" w:sz="6" w:val="single"/>
          <w:right w:color="b0c8de" w:space="0" w:sz="4" w:val="single"/>
        </w:pBdr>
        <w:shd w:fill="f0f5fa" w:val="clear"/>
        <w:ind w:left="200" w:firstLine="0"/>
        <w:rPr/>
      </w:pPr>
      <w:sdt>
        <w:sdtPr>
          <w:id w:val="894948528"/>
          <w:tag w:val="goog_rdk_94"/>
        </w:sdtPr>
        <w:sdtContent>
          <w:r w:rsidDel="00000000" w:rsidR="00000000" w:rsidRPr="00000000">
            <w:rPr>
              <w:rFonts w:ascii="Fira Mono" w:cs="Fira Mono" w:eastAsia="Fira Mono" w:hAnsi="Fira Mono"/>
              <w:color w:val="2d6a9f"/>
              <w:sz w:val="17"/>
              <w:szCs w:val="17"/>
              <w:rtl w:val="0"/>
            </w:rPr>
            <w:t xml:space="preserve">  subscription_id   UUID FK → subscriptions</w:t>
          </w:r>
        </w:sdtContent>
      </w:sdt>
      <w:r w:rsidDel="00000000" w:rsidR="00000000" w:rsidRPr="00000000">
        <w:rPr>
          <w:rtl w:val="0"/>
        </w:rPr>
      </w:r>
    </w:p>
    <w:p w:rsidR="00000000" w:rsidDel="00000000" w:rsidP="00000000" w:rsidRDefault="00000000" w:rsidRPr="00000000" w14:paraId="0000036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invoice_number    VARCHAR(50) UNIQUE  -- "FX-2026-004521"</w:t>
      </w:r>
      <w:r w:rsidDel="00000000" w:rsidR="00000000" w:rsidRPr="00000000">
        <w:rPr>
          <w:rtl w:val="0"/>
        </w:rPr>
      </w:r>
    </w:p>
    <w:p w:rsidR="00000000" w:rsidDel="00000000" w:rsidP="00000000" w:rsidRDefault="00000000" w:rsidRPr="00000000" w14:paraId="0000036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invoice_type      ENUM(rental, late_fee, credit_note)</w:t>
      </w:r>
      <w:r w:rsidDel="00000000" w:rsidR="00000000" w:rsidRPr="00000000">
        <w:rPr>
          <w:rtl w:val="0"/>
        </w:rPr>
      </w:r>
    </w:p>
    <w:p w:rsidR="00000000" w:rsidDel="00000000" w:rsidP="00000000" w:rsidRDefault="00000000" w:rsidRPr="00000000" w14:paraId="0000036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period_start      DATE</w:t>
      </w:r>
      <w:r w:rsidDel="00000000" w:rsidR="00000000" w:rsidRPr="00000000">
        <w:rPr>
          <w:rtl w:val="0"/>
        </w:rPr>
      </w:r>
    </w:p>
    <w:p w:rsidR="00000000" w:rsidDel="00000000" w:rsidP="00000000" w:rsidRDefault="00000000" w:rsidRPr="00000000" w14:paraId="0000036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period_end        DATE</w:t>
      </w:r>
      <w:r w:rsidDel="00000000" w:rsidR="00000000" w:rsidRPr="00000000">
        <w:rPr>
          <w:rtl w:val="0"/>
        </w:rPr>
      </w:r>
    </w:p>
    <w:p w:rsidR="00000000" w:rsidDel="00000000" w:rsidP="00000000" w:rsidRDefault="00000000" w:rsidRPr="00000000" w14:paraId="0000036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days_billed       SMALLINT</w:t>
      </w:r>
      <w:r w:rsidDel="00000000" w:rsidR="00000000" w:rsidRPr="00000000">
        <w:rPr>
          <w:rtl w:val="0"/>
        </w:rPr>
      </w:r>
    </w:p>
    <w:p w:rsidR="00000000" w:rsidDel="00000000" w:rsidP="00000000" w:rsidRDefault="00000000" w:rsidRPr="00000000" w14:paraId="0000036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total_excl_vat    DECIMAL(10,2)   -- sum of line item subtotals</w:t>
      </w:r>
      <w:r w:rsidDel="00000000" w:rsidR="00000000" w:rsidRPr="00000000">
        <w:rPr>
          <w:rtl w:val="0"/>
        </w:rPr>
      </w:r>
    </w:p>
    <w:p w:rsidR="00000000" w:rsidDel="00000000" w:rsidP="00000000" w:rsidRDefault="00000000" w:rsidRPr="00000000" w14:paraId="0000036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total_vat         DECIMAL(10,2)   -- sum of line item VAT amounts</w:t>
      </w:r>
      <w:r w:rsidDel="00000000" w:rsidR="00000000" w:rsidRPr="00000000">
        <w:rPr>
          <w:rtl w:val="0"/>
        </w:rPr>
      </w:r>
    </w:p>
    <w:p w:rsidR="00000000" w:rsidDel="00000000" w:rsidP="00000000" w:rsidRDefault="00000000" w:rsidRPr="00000000" w14:paraId="0000036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total_incl_vat    DECIMAL(10,2)</w:t>
      </w:r>
      <w:r w:rsidDel="00000000" w:rsidR="00000000" w:rsidRPr="00000000">
        <w:rPr>
          <w:rtl w:val="0"/>
        </w:rPr>
      </w:r>
    </w:p>
    <w:p w:rsidR="00000000" w:rsidDel="00000000" w:rsidP="00000000" w:rsidRDefault="00000000" w:rsidRPr="00000000" w14:paraId="0000036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revenue_share_base DECIMAL(10,2)  -- sum of subtotals WHERE revenue_share_eligible</w:t>
      </w:r>
      <w:r w:rsidDel="00000000" w:rsidR="00000000" w:rsidRPr="00000000">
        <w:rPr>
          <w:rtl w:val="0"/>
        </w:rPr>
      </w:r>
    </w:p>
    <w:p w:rsidR="00000000" w:rsidDel="00000000" w:rsidP="00000000" w:rsidRDefault="00000000" w:rsidRPr="00000000" w14:paraId="0000036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billing_contact_snapshot JSONB    -- snapshot at invoice time</w:t>
      </w:r>
      <w:r w:rsidDel="00000000" w:rsidR="00000000" w:rsidRPr="00000000">
        <w:rPr>
          <w:rtl w:val="0"/>
        </w:rPr>
      </w:r>
    </w:p>
    <w:p w:rsidR="00000000" w:rsidDel="00000000" w:rsidP="00000000" w:rsidRDefault="00000000" w:rsidRPr="00000000" w14:paraId="0000036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ENUM(draft, issued, paid, partially_paid, overdue, written_off)</w:t>
      </w:r>
      <w:r w:rsidDel="00000000" w:rsidR="00000000" w:rsidRPr="00000000">
        <w:rPr>
          <w:rtl w:val="0"/>
        </w:rPr>
      </w:r>
    </w:p>
    <w:p w:rsidR="00000000" w:rsidDel="00000000" w:rsidP="00000000" w:rsidRDefault="00000000" w:rsidRPr="00000000" w14:paraId="0000037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due_date          DATE</w:t>
      </w:r>
      <w:r w:rsidDel="00000000" w:rsidR="00000000" w:rsidRPr="00000000">
        <w:rPr>
          <w:rtl w:val="0"/>
        </w:rPr>
      </w:r>
    </w:p>
    <w:p w:rsidR="00000000" w:rsidDel="00000000" w:rsidP="00000000" w:rsidRDefault="00000000" w:rsidRPr="00000000" w14:paraId="0000037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xero_invoice_id   VARCHAR(100) nullable</w:t>
      </w:r>
      <w:r w:rsidDel="00000000" w:rsidR="00000000" w:rsidRPr="00000000">
        <w:rPr>
          <w:rtl w:val="0"/>
        </w:rPr>
      </w:r>
    </w:p>
    <w:p w:rsidR="00000000" w:rsidDel="00000000" w:rsidP="00000000" w:rsidRDefault="00000000" w:rsidRPr="00000000" w14:paraId="00000372">
      <w:pPr>
        <w:pBdr>
          <w:left w:color="2d6a9f" w:space="0" w:sz="6" w:val="single"/>
          <w:right w:color="b0c8de" w:space="0" w:sz="4" w:val="single"/>
        </w:pBdr>
        <w:shd w:fill="f0f5fa" w:val="clear"/>
        <w:ind w:left="200" w:firstLine="0"/>
        <w:rPr/>
      </w:pPr>
      <w:sdt>
        <w:sdtPr>
          <w:id w:val="-412280201"/>
          <w:tag w:val="goog_rdk_95"/>
        </w:sdtPr>
        <w:sdtContent>
          <w:r w:rsidDel="00000000" w:rsidR="00000000" w:rsidRPr="00000000">
            <w:rPr>
              <w:rFonts w:ascii="Fira Mono" w:cs="Fira Mono" w:eastAsia="Fira Mono" w:hAnsi="Fira Mono"/>
              <w:color w:val="2d6a9f"/>
              <w:sz w:val="17"/>
              <w:szCs w:val="17"/>
              <w:rtl w:val="0"/>
            </w:rPr>
            <w:t xml:space="preserve">  xero_export_batch_id UUID FK → xero_export_batches nullable</w:t>
          </w:r>
        </w:sdtContent>
      </w:sdt>
      <w:r w:rsidDel="00000000" w:rsidR="00000000" w:rsidRPr="00000000">
        <w:rPr>
          <w:rtl w:val="0"/>
        </w:rPr>
      </w:r>
    </w:p>
    <w:p w:rsidR="00000000" w:rsidDel="00000000" w:rsidP="00000000" w:rsidRDefault="00000000" w:rsidRPr="00000000" w14:paraId="00000373">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7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invoice_line_items</w:t>
      </w:r>
      <w:r w:rsidDel="00000000" w:rsidR="00000000" w:rsidRPr="00000000">
        <w:rPr>
          <w:rtl w:val="0"/>
        </w:rPr>
      </w:r>
    </w:p>
    <w:p w:rsidR="00000000" w:rsidDel="00000000" w:rsidP="00000000" w:rsidRDefault="00000000" w:rsidRPr="00000000" w14:paraId="0000037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76">
      <w:pPr>
        <w:pBdr>
          <w:left w:color="2d6a9f" w:space="0" w:sz="6" w:val="single"/>
          <w:right w:color="b0c8de" w:space="0" w:sz="4" w:val="single"/>
        </w:pBdr>
        <w:shd w:fill="f0f5fa" w:val="clear"/>
        <w:ind w:left="200" w:firstLine="0"/>
        <w:rPr/>
      </w:pPr>
      <w:sdt>
        <w:sdtPr>
          <w:id w:val="733939581"/>
          <w:tag w:val="goog_rdk_96"/>
        </w:sdtPr>
        <w:sdtContent>
          <w:r w:rsidDel="00000000" w:rsidR="00000000" w:rsidRPr="00000000">
            <w:rPr>
              <w:rFonts w:ascii="Fira Mono" w:cs="Fira Mono" w:eastAsia="Fira Mono" w:hAnsi="Fira Mono"/>
              <w:color w:val="2d6a9f"/>
              <w:sz w:val="17"/>
              <w:szCs w:val="17"/>
              <w:rtl w:val="0"/>
            </w:rPr>
            <w:t xml:space="preserve">  invoice_id        UUID FK → invoices</w:t>
          </w:r>
        </w:sdtContent>
      </w:sdt>
      <w:r w:rsidDel="00000000" w:rsidR="00000000" w:rsidRPr="00000000">
        <w:rPr>
          <w:rtl w:val="0"/>
        </w:rPr>
      </w:r>
    </w:p>
    <w:p w:rsidR="00000000" w:rsidDel="00000000" w:rsidP="00000000" w:rsidRDefault="00000000" w:rsidRPr="00000000" w14:paraId="00000377">
      <w:pPr>
        <w:pBdr>
          <w:left w:color="2d6a9f" w:space="0" w:sz="6" w:val="single"/>
          <w:right w:color="b0c8de" w:space="0" w:sz="4" w:val="single"/>
        </w:pBdr>
        <w:shd w:fill="f0f5fa" w:val="clear"/>
        <w:ind w:left="200" w:firstLine="0"/>
        <w:rPr/>
      </w:pPr>
      <w:sdt>
        <w:sdtPr>
          <w:id w:val="1182722210"/>
          <w:tag w:val="goog_rdk_97"/>
        </w:sdtPr>
        <w:sdtContent>
          <w:r w:rsidDel="00000000" w:rsidR="00000000" w:rsidRPr="00000000">
            <w:rPr>
              <w:rFonts w:ascii="Fira Mono" w:cs="Fira Mono" w:eastAsia="Fira Mono" w:hAnsi="Fira Mono"/>
              <w:color w:val="2d6a9f"/>
              <w:sz w:val="17"/>
              <w:szCs w:val="17"/>
              <w:rtl w:val="0"/>
            </w:rPr>
            <w:t xml:space="preserve">  product_type_id   UUID FK → product_types</w:t>
          </w:r>
        </w:sdtContent>
      </w:sdt>
      <w:r w:rsidDel="00000000" w:rsidR="00000000" w:rsidRPr="00000000">
        <w:rPr>
          <w:rtl w:val="0"/>
        </w:rPr>
      </w:r>
    </w:p>
    <w:p w:rsidR="00000000" w:rsidDel="00000000" w:rsidP="00000000" w:rsidRDefault="00000000" w:rsidRPr="00000000" w14:paraId="0000037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description       VARCHAR(500)</w:t>
      </w:r>
      <w:r w:rsidDel="00000000" w:rsidR="00000000" w:rsidRPr="00000000">
        <w:rPr>
          <w:rtl w:val="0"/>
        </w:rPr>
      </w:r>
    </w:p>
    <w:p w:rsidR="00000000" w:rsidDel="00000000" w:rsidP="00000000" w:rsidRDefault="00000000" w:rsidRPr="00000000" w14:paraId="0000037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gross_amount      DECIMAL(10,2)   -- before discount (owner share base)</w:t>
      </w:r>
      <w:r w:rsidDel="00000000" w:rsidR="00000000" w:rsidRPr="00000000">
        <w:rPr>
          <w:rtl w:val="0"/>
        </w:rPr>
      </w:r>
    </w:p>
    <w:p w:rsidR="00000000" w:rsidDel="00000000" w:rsidP="00000000" w:rsidRDefault="00000000" w:rsidRPr="00000000" w14:paraId="0000037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discount_amount   DECIMAL(10,2) DEFAULT 0</w:t>
      </w:r>
      <w:r w:rsidDel="00000000" w:rsidR="00000000" w:rsidRPr="00000000">
        <w:rPr>
          <w:rtl w:val="0"/>
        </w:rPr>
      </w:r>
    </w:p>
    <w:p w:rsidR="00000000" w:rsidDel="00000000" w:rsidP="00000000" w:rsidRDefault="00000000" w:rsidRPr="00000000" w14:paraId="0000037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subtotal          DECIMAL(10,2)   -- gross - discount</w:t>
      </w:r>
      <w:r w:rsidDel="00000000" w:rsidR="00000000" w:rsidRPr="00000000">
        <w:rPr>
          <w:rtl w:val="0"/>
        </w:rPr>
      </w:r>
    </w:p>
    <w:p w:rsidR="00000000" w:rsidDel="00000000" w:rsidP="00000000" w:rsidRDefault="00000000" w:rsidRPr="00000000" w14:paraId="0000037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vat_rate          DECIMAL(4,3)</w:t>
      </w:r>
      <w:r w:rsidDel="00000000" w:rsidR="00000000" w:rsidRPr="00000000">
        <w:rPr>
          <w:rtl w:val="0"/>
        </w:rPr>
      </w:r>
    </w:p>
    <w:p w:rsidR="00000000" w:rsidDel="00000000" w:rsidP="00000000" w:rsidRDefault="00000000" w:rsidRPr="00000000" w14:paraId="0000037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vat_amount        DECIMAL(10,2)</w:t>
      </w:r>
      <w:r w:rsidDel="00000000" w:rsidR="00000000" w:rsidRPr="00000000">
        <w:rPr>
          <w:rtl w:val="0"/>
        </w:rPr>
      </w:r>
    </w:p>
    <w:p w:rsidR="00000000" w:rsidDel="00000000" w:rsidP="00000000" w:rsidRDefault="00000000" w:rsidRPr="00000000" w14:paraId="0000037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line_total        DECIMAL(10,2)</w:t>
      </w:r>
      <w:r w:rsidDel="00000000" w:rsidR="00000000" w:rsidRPr="00000000">
        <w:rPr>
          <w:rtl w:val="0"/>
        </w:rPr>
      </w:r>
    </w:p>
    <w:p w:rsidR="00000000" w:rsidDel="00000000" w:rsidP="00000000" w:rsidRDefault="00000000" w:rsidRPr="00000000" w14:paraId="0000037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revenue_share_eligible BOOLEAN    -- snapshot from product_types</w:t>
      </w:r>
      <w:r w:rsidDel="00000000" w:rsidR="00000000" w:rsidRPr="00000000">
        <w:rPr>
          <w:rtl w:val="0"/>
        </w:rPr>
      </w:r>
    </w:p>
    <w:p w:rsidR="00000000" w:rsidDel="00000000" w:rsidP="00000000" w:rsidRDefault="00000000" w:rsidRPr="00000000" w14:paraId="00000380">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8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payments</w:t>
      </w:r>
      <w:r w:rsidDel="00000000" w:rsidR="00000000" w:rsidRPr="00000000">
        <w:rPr>
          <w:rtl w:val="0"/>
        </w:rPr>
      </w:r>
    </w:p>
    <w:p w:rsidR="00000000" w:rsidDel="00000000" w:rsidP="00000000" w:rsidRDefault="00000000" w:rsidRPr="00000000" w14:paraId="0000038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83">
      <w:pPr>
        <w:pBdr>
          <w:left w:color="2d6a9f" w:space="0" w:sz="6" w:val="single"/>
          <w:right w:color="b0c8de" w:space="0" w:sz="4" w:val="single"/>
        </w:pBdr>
        <w:shd w:fill="f0f5fa" w:val="clear"/>
        <w:ind w:left="200" w:firstLine="0"/>
        <w:rPr/>
      </w:pPr>
      <w:sdt>
        <w:sdtPr>
          <w:id w:val="1261319940"/>
          <w:tag w:val="goog_rdk_98"/>
        </w:sdtPr>
        <w:sdtContent>
          <w:r w:rsidDel="00000000" w:rsidR="00000000" w:rsidRPr="00000000">
            <w:rPr>
              <w:rFonts w:ascii="Fira Mono" w:cs="Fira Mono" w:eastAsia="Fira Mono" w:hAnsi="Fira Mono"/>
              <w:color w:val="2d6a9f"/>
              <w:sz w:val="17"/>
              <w:szCs w:val="17"/>
              <w:rtl w:val="0"/>
            </w:rPr>
            <w:t xml:space="preserve">  invoice_id        UUID FK → invoices</w:t>
          </w:r>
        </w:sdtContent>
      </w:sdt>
      <w:r w:rsidDel="00000000" w:rsidR="00000000" w:rsidRPr="00000000">
        <w:rPr>
          <w:rtl w:val="0"/>
        </w:rPr>
      </w:r>
    </w:p>
    <w:p w:rsidR="00000000" w:rsidDel="00000000" w:rsidP="00000000" w:rsidRDefault="00000000" w:rsidRPr="00000000" w14:paraId="0000038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payment_method    ENUM(</w:t>
      </w:r>
      <w:sdt>
        <w:sdtPr>
          <w:id w:val="807964122"/>
          <w:tag w:val="goog_rdk_99"/>
        </w:sdtPr>
        <w:sdtContent>
          <w:del w:author="Adam Kane-Smith" w:id="27"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1621998053"/>
          <w:tag w:val="goog_rdk_100"/>
        </w:sdtPr>
        <w:sdtContent>
          <w:ins w:author="Adam Kane-Smith" w:id="27"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_card, eft, cash)</w:t>
      </w:r>
      <w:r w:rsidDel="00000000" w:rsidR="00000000" w:rsidRPr="00000000">
        <w:rPr>
          <w:rtl w:val="0"/>
        </w:rPr>
      </w:r>
    </w:p>
    <w:p w:rsidR="00000000" w:rsidDel="00000000" w:rsidP="00000000" w:rsidRDefault="00000000" w:rsidRPr="00000000" w14:paraId="0000038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amount            DECIMAL(10,2)</w:t>
      </w:r>
      <w:r w:rsidDel="00000000" w:rsidR="00000000" w:rsidRPr="00000000">
        <w:rPr>
          <w:rtl w:val="0"/>
        </w:rPr>
      </w:r>
    </w:p>
    <w:p w:rsidR="00000000" w:rsidDel="00000000" w:rsidP="00000000" w:rsidRDefault="00000000" w:rsidRPr="00000000" w14:paraId="0000038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w:t>
      </w:r>
      <w:sdt>
        <w:sdtPr>
          <w:id w:val="574994605"/>
          <w:tag w:val="goog_rdk_101"/>
        </w:sdtPr>
        <w:sdtContent>
          <w:del w:author="Adam Kane-Smith" w:id="28"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71826870"/>
          <w:tag w:val="goog_rdk_102"/>
        </w:sdtPr>
        <w:sdtContent>
          <w:ins w:author="Adam Kane-Smith" w:id="28"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_payment_intent_id VARCHAR(200) nullable</w:t>
      </w:r>
      <w:r w:rsidDel="00000000" w:rsidR="00000000" w:rsidRPr="00000000">
        <w:rPr>
          <w:rtl w:val="0"/>
        </w:rPr>
      </w:r>
    </w:p>
    <w:p w:rsidR="00000000" w:rsidDel="00000000" w:rsidP="00000000" w:rsidRDefault="00000000" w:rsidRPr="00000000" w14:paraId="0000038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payment_reference VARCHAR(200) nullable</w:t>
      </w:r>
      <w:r w:rsidDel="00000000" w:rsidR="00000000" w:rsidRPr="00000000">
        <w:rPr>
          <w:rtl w:val="0"/>
        </w:rPr>
      </w:r>
    </w:p>
    <w:p w:rsidR="00000000" w:rsidDel="00000000" w:rsidP="00000000" w:rsidRDefault="00000000" w:rsidRPr="00000000" w14:paraId="0000038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payment_date      DATE</w:t>
      </w:r>
      <w:r w:rsidDel="00000000" w:rsidR="00000000" w:rsidRPr="00000000">
        <w:rPr>
          <w:rtl w:val="0"/>
        </w:rPr>
      </w:r>
    </w:p>
    <w:p w:rsidR="00000000" w:rsidDel="00000000" w:rsidP="00000000" w:rsidRDefault="00000000" w:rsidRPr="00000000" w14:paraId="0000038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settlement_date   DATE nullable   -- </w:t>
      </w:r>
      <w:sdt>
        <w:sdtPr>
          <w:id w:val="1051637488"/>
          <w:tag w:val="goog_rdk_103"/>
        </w:sdtPr>
        <w:sdtContent>
          <w:del w:author="Adam Kane-Smith" w:id="29" w:date="2026-04-01T12:19:00Z">
            <w:r w:rsidDel="00000000" w:rsidR="00000000" w:rsidRPr="00000000">
              <w:rPr>
                <w:rFonts w:ascii="Courier New" w:cs="Courier New" w:eastAsia="Courier New" w:hAnsi="Courier New"/>
                <w:color w:val="2d6a9f"/>
                <w:sz w:val="17"/>
                <w:szCs w:val="17"/>
                <w:rtl w:val="0"/>
              </w:rPr>
              <w:delText xml:space="preserve">Stripe</w:delText>
            </w:r>
          </w:del>
        </w:sdtContent>
      </w:sdt>
      <w:sdt>
        <w:sdtPr>
          <w:id w:val="-75506171"/>
          <w:tag w:val="goog_rdk_104"/>
        </w:sdtPr>
        <w:sdtContent>
          <w:ins w:author="Adam Kane-Smith" w:id="29" w:date="2026-04-01T12:19:00Z">
            <w:r w:rsidDel="00000000" w:rsidR="00000000" w:rsidRPr="00000000">
              <w:rPr>
                <w:rFonts w:ascii="Courier New" w:cs="Courier New" w:eastAsia="Courier New" w:hAnsi="Courier New"/>
                <w:color w:val="2d6a9f"/>
                <w:sz w:val="17"/>
                <w:szCs w:val="17"/>
                <w:rtl w:val="0"/>
              </w:rPr>
              <w:t xml:space="preserve">Paystack</w:t>
            </w:r>
          </w:ins>
        </w:sdtContent>
      </w:sdt>
      <w:r w:rsidDel="00000000" w:rsidR="00000000" w:rsidRPr="00000000">
        <w:rPr>
          <w:rFonts w:ascii="Courier New" w:cs="Courier New" w:eastAsia="Courier New" w:hAnsi="Courier New"/>
          <w:color w:val="2d6a9f"/>
          <w:sz w:val="17"/>
          <w:szCs w:val="17"/>
          <w:rtl w:val="0"/>
        </w:rPr>
        <w:t xml:space="preserve">/bank confirmed</w:t>
      </w:r>
      <w:r w:rsidDel="00000000" w:rsidR="00000000" w:rsidRPr="00000000">
        <w:rPr>
          <w:rtl w:val="0"/>
        </w:rPr>
      </w:r>
    </w:p>
    <w:p w:rsidR="00000000" w:rsidDel="00000000" w:rsidP="00000000" w:rsidRDefault="00000000" w:rsidRPr="00000000" w14:paraId="0000038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ENUM(pending, authorised, settled, failed, refunded)</w:t>
      </w:r>
      <w:r w:rsidDel="00000000" w:rsidR="00000000" w:rsidRPr="00000000">
        <w:rPr>
          <w:rtl w:val="0"/>
        </w:rPr>
      </w:r>
    </w:p>
    <w:p w:rsidR="00000000" w:rsidDel="00000000" w:rsidP="00000000" w:rsidRDefault="00000000" w:rsidRPr="00000000" w14:paraId="0000038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eft_bank_reference VARCHAR(200) nullable</w:t>
      </w:r>
      <w:r w:rsidDel="00000000" w:rsidR="00000000" w:rsidRPr="00000000">
        <w:rPr>
          <w:rtl w:val="0"/>
        </w:rPr>
      </w:r>
    </w:p>
    <w:p w:rsidR="00000000" w:rsidDel="00000000" w:rsidP="00000000" w:rsidRDefault="00000000" w:rsidRPr="00000000" w14:paraId="0000038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eft_value_date    DATE nullable</w:t>
      </w:r>
      <w:r w:rsidDel="00000000" w:rsidR="00000000" w:rsidRPr="00000000">
        <w:rPr>
          <w:rtl w:val="0"/>
        </w:rPr>
      </w:r>
    </w:p>
    <w:p w:rsidR="00000000" w:rsidDel="00000000" w:rsidP="00000000" w:rsidRDefault="00000000" w:rsidRPr="00000000" w14:paraId="0000038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invoice_id, payment_reference, settlement_date</w:t>
      </w:r>
      <w:r w:rsidDel="00000000" w:rsidR="00000000" w:rsidRPr="00000000">
        <w:rPr>
          <w:rtl w:val="0"/>
        </w:rPr>
      </w:r>
    </w:p>
    <w:p w:rsidR="00000000" w:rsidDel="00000000" w:rsidP="00000000" w:rsidRDefault="00000000" w:rsidRPr="00000000" w14:paraId="0000038E">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8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credit_notes</w:t>
      </w:r>
      <w:r w:rsidDel="00000000" w:rsidR="00000000" w:rsidRPr="00000000">
        <w:rPr>
          <w:rtl w:val="0"/>
        </w:rPr>
      </w:r>
    </w:p>
    <w:p w:rsidR="00000000" w:rsidDel="00000000" w:rsidP="00000000" w:rsidRDefault="00000000" w:rsidRPr="00000000" w14:paraId="0000039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91">
      <w:pPr>
        <w:pBdr>
          <w:left w:color="2d6a9f" w:space="0" w:sz="6" w:val="single"/>
          <w:right w:color="b0c8de" w:space="0" w:sz="4" w:val="single"/>
        </w:pBdr>
        <w:shd w:fill="f0f5fa" w:val="clear"/>
        <w:ind w:left="200" w:firstLine="0"/>
        <w:rPr/>
      </w:pPr>
      <w:sdt>
        <w:sdtPr>
          <w:id w:val="-659596165"/>
          <w:tag w:val="goog_rdk_105"/>
        </w:sdtPr>
        <w:sdtContent>
          <w:r w:rsidDel="00000000" w:rsidR="00000000" w:rsidRPr="00000000">
            <w:rPr>
              <w:rFonts w:ascii="Fira Mono" w:cs="Fira Mono" w:eastAsia="Fira Mono" w:hAnsi="Fira Mono"/>
              <w:color w:val="2d6a9f"/>
              <w:sz w:val="17"/>
              <w:szCs w:val="17"/>
              <w:rtl w:val="0"/>
            </w:rPr>
            <w:t xml:space="preserve">  invoice_id        UUID FK → invoices</w:t>
          </w:r>
        </w:sdtContent>
      </w:sdt>
      <w:r w:rsidDel="00000000" w:rsidR="00000000" w:rsidRPr="00000000">
        <w:rPr>
          <w:rtl w:val="0"/>
        </w:rPr>
      </w:r>
    </w:p>
    <w:p w:rsidR="00000000" w:rsidDel="00000000" w:rsidP="00000000" w:rsidRDefault="00000000" w:rsidRPr="00000000" w14:paraId="0000039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amount            DECIMAL(10,2)</w:t>
      </w:r>
      <w:r w:rsidDel="00000000" w:rsidR="00000000" w:rsidRPr="00000000">
        <w:rPr>
          <w:rtl w:val="0"/>
        </w:rPr>
      </w:r>
    </w:p>
    <w:p w:rsidR="00000000" w:rsidDel="00000000" w:rsidP="00000000" w:rsidRDefault="00000000" w:rsidRPr="00000000" w14:paraId="0000039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reason            ENUM(write_off, billing_correction, refund, goodwill, other)</w:t>
      </w:r>
      <w:r w:rsidDel="00000000" w:rsidR="00000000" w:rsidRPr="00000000">
        <w:rPr>
          <w:rtl w:val="0"/>
        </w:rPr>
      </w:r>
    </w:p>
    <w:p w:rsidR="00000000" w:rsidDel="00000000" w:rsidP="00000000" w:rsidRDefault="00000000" w:rsidRPr="00000000" w14:paraId="00000394">
      <w:pPr>
        <w:pBdr>
          <w:left w:color="2d6a9f" w:space="0" w:sz="6" w:val="single"/>
          <w:right w:color="b0c8de" w:space="0" w:sz="4" w:val="single"/>
        </w:pBdr>
        <w:shd w:fill="f0f5fa" w:val="clear"/>
        <w:ind w:left="200" w:firstLine="0"/>
        <w:rPr/>
      </w:pPr>
      <w:sdt>
        <w:sdtPr>
          <w:id w:val="1604005470"/>
          <w:tag w:val="goog_rdk_106"/>
        </w:sdtPr>
        <w:sdtContent>
          <w:r w:rsidDel="00000000" w:rsidR="00000000" w:rsidRPr="00000000">
            <w:rPr>
              <w:rFonts w:ascii="Fira Mono" w:cs="Fira Mono" w:eastAsia="Fira Mono" w:hAnsi="Fira Mono"/>
              <w:color w:val="2d6a9f"/>
              <w:sz w:val="17"/>
              <w:szCs w:val="17"/>
              <w:rtl w:val="0"/>
            </w:rPr>
            <w:t xml:space="preserve">  approved_by       UUID FK → staff_users</w:t>
          </w:r>
        </w:sdtContent>
      </w:sdt>
      <w:r w:rsidDel="00000000" w:rsidR="00000000" w:rsidRPr="00000000">
        <w:rPr>
          <w:rtl w:val="0"/>
        </w:rPr>
      </w:r>
    </w:p>
    <w:p w:rsidR="00000000" w:rsidDel="00000000" w:rsidP="00000000" w:rsidRDefault="00000000" w:rsidRPr="00000000" w14:paraId="00000395">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396">
      <w:pPr>
        <w:pStyle w:val="Heading3"/>
        <w:rPr/>
      </w:pPr>
      <w:r w:rsidDel="00000000" w:rsidR="00000000" w:rsidRPr="00000000">
        <w:rPr>
          <w:rtl w:val="0"/>
        </w:rPr>
        <w:t xml:space="preserve">Pricing</w:t>
      </w:r>
    </w:p>
    <w:p w:rsidR="00000000" w:rsidDel="00000000" w:rsidP="00000000" w:rsidRDefault="00000000" w:rsidRPr="00000000" w14:paraId="00000397">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39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dynamic_pricing_rules</w:t>
      </w:r>
      <w:r w:rsidDel="00000000" w:rsidR="00000000" w:rsidRPr="00000000">
        <w:rPr>
          <w:rtl w:val="0"/>
        </w:rPr>
      </w:r>
    </w:p>
    <w:p w:rsidR="00000000" w:rsidDel="00000000" w:rsidP="00000000" w:rsidRDefault="00000000" w:rsidRPr="00000000" w14:paraId="0000039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9A">
      <w:pPr>
        <w:pBdr>
          <w:left w:color="2d6a9f" w:space="0" w:sz="6" w:val="single"/>
          <w:right w:color="b0c8de" w:space="0" w:sz="4" w:val="single"/>
        </w:pBdr>
        <w:shd w:fill="f0f5fa" w:val="clear"/>
        <w:ind w:left="200" w:firstLine="0"/>
        <w:rPr/>
      </w:pPr>
      <w:sdt>
        <w:sdtPr>
          <w:id w:val="538578750"/>
          <w:tag w:val="goog_rdk_107"/>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9B">
      <w:pPr>
        <w:pBdr>
          <w:left w:color="2d6a9f" w:space="0" w:sz="6" w:val="single"/>
          <w:right w:color="b0c8de" w:space="0" w:sz="4" w:val="single"/>
        </w:pBdr>
        <w:shd w:fill="f0f5fa" w:val="clear"/>
        <w:ind w:left="200" w:firstLine="0"/>
        <w:rPr/>
      </w:pPr>
      <w:sdt>
        <w:sdtPr>
          <w:id w:val="1671300248"/>
          <w:tag w:val="goog_rdk_108"/>
        </w:sdtPr>
        <w:sdtContent>
          <w:r w:rsidDel="00000000" w:rsidR="00000000" w:rsidRPr="00000000">
            <w:rPr>
              <w:rFonts w:ascii="Fira Mono" w:cs="Fira Mono" w:eastAsia="Fira Mono" w:hAnsi="Fira Mono"/>
              <w:color w:val="2d6a9f"/>
              <w:sz w:val="17"/>
              <w:szCs w:val="17"/>
              <w:rtl w:val="0"/>
            </w:rPr>
            <w:t xml:space="preserve">  unit_type_id      UUID FK → unit_types</w:t>
          </w:r>
        </w:sdtContent>
      </w:sdt>
      <w:r w:rsidDel="00000000" w:rsidR="00000000" w:rsidRPr="00000000">
        <w:rPr>
          <w:rtl w:val="0"/>
        </w:rPr>
      </w:r>
    </w:p>
    <w:p w:rsidR="00000000" w:rsidDel="00000000" w:rsidP="00000000" w:rsidRDefault="00000000" w:rsidRPr="00000000" w14:paraId="0000039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occupancy_from_pct DECIMAL(5,2)</w:t>
      </w:r>
      <w:r w:rsidDel="00000000" w:rsidR="00000000" w:rsidRPr="00000000">
        <w:rPr>
          <w:rtl w:val="0"/>
        </w:rPr>
      </w:r>
    </w:p>
    <w:p w:rsidR="00000000" w:rsidDel="00000000" w:rsidP="00000000" w:rsidRDefault="00000000" w:rsidRPr="00000000" w14:paraId="0000039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occupancy_to_pct  DECIMAL(5,2)</w:t>
      </w:r>
      <w:r w:rsidDel="00000000" w:rsidR="00000000" w:rsidRPr="00000000">
        <w:rPr>
          <w:rtl w:val="0"/>
        </w:rPr>
      </w:r>
    </w:p>
    <w:p w:rsidR="00000000" w:rsidDel="00000000" w:rsidP="00000000" w:rsidRDefault="00000000" w:rsidRPr="00000000" w14:paraId="0000039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adjustment_type   ENUM(percentage, fixed_amount)</w:t>
      </w:r>
      <w:r w:rsidDel="00000000" w:rsidR="00000000" w:rsidRPr="00000000">
        <w:rPr>
          <w:rtl w:val="0"/>
        </w:rPr>
      </w:r>
    </w:p>
    <w:p w:rsidR="00000000" w:rsidDel="00000000" w:rsidP="00000000" w:rsidRDefault="00000000" w:rsidRPr="00000000" w14:paraId="0000039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adjustment_value  DECIMAL(8,4)   -- e.g. 10.0000 = +10%</w:t>
      </w:r>
      <w:r w:rsidDel="00000000" w:rsidR="00000000" w:rsidRPr="00000000">
        <w:rPr>
          <w:rtl w:val="0"/>
        </w:rPr>
      </w:r>
    </w:p>
    <w:p w:rsidR="00000000" w:rsidDel="00000000" w:rsidP="00000000" w:rsidRDefault="00000000" w:rsidRPr="00000000" w14:paraId="000003A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is_active         BOOLEAN</w:t>
      </w:r>
      <w:r w:rsidDel="00000000" w:rsidR="00000000" w:rsidRPr="00000000">
        <w:rPr>
          <w:rtl w:val="0"/>
        </w:rPr>
      </w:r>
    </w:p>
    <w:p w:rsidR="00000000" w:rsidDel="00000000" w:rsidP="00000000" w:rsidRDefault="00000000" w:rsidRPr="00000000" w14:paraId="000003A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UNIQUE (site_id, unit_type_id, occupancy_from_pct)</w:t>
      </w:r>
      <w:r w:rsidDel="00000000" w:rsidR="00000000" w:rsidRPr="00000000">
        <w:rPr>
          <w:rtl w:val="0"/>
        </w:rPr>
      </w:r>
    </w:p>
    <w:p w:rsidR="00000000" w:rsidDel="00000000" w:rsidP="00000000" w:rsidRDefault="00000000" w:rsidRPr="00000000" w14:paraId="000003A2">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A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occupancy_snapshots</w:t>
      </w:r>
      <w:r w:rsidDel="00000000" w:rsidR="00000000" w:rsidRPr="00000000">
        <w:rPr>
          <w:rtl w:val="0"/>
        </w:rPr>
      </w:r>
    </w:p>
    <w:p w:rsidR="00000000" w:rsidDel="00000000" w:rsidP="00000000" w:rsidRDefault="00000000" w:rsidRPr="00000000" w14:paraId="000003A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A5">
      <w:pPr>
        <w:pBdr>
          <w:left w:color="2d6a9f" w:space="0" w:sz="6" w:val="single"/>
          <w:right w:color="b0c8de" w:space="0" w:sz="4" w:val="single"/>
        </w:pBdr>
        <w:shd w:fill="f0f5fa" w:val="clear"/>
        <w:ind w:left="200" w:firstLine="0"/>
        <w:rPr/>
      </w:pPr>
      <w:sdt>
        <w:sdtPr>
          <w:id w:val="894054342"/>
          <w:tag w:val="goog_rdk_109"/>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A6">
      <w:pPr>
        <w:pBdr>
          <w:left w:color="2d6a9f" w:space="0" w:sz="6" w:val="single"/>
          <w:right w:color="b0c8de" w:space="0" w:sz="4" w:val="single"/>
        </w:pBdr>
        <w:shd w:fill="f0f5fa" w:val="clear"/>
        <w:ind w:left="200" w:firstLine="0"/>
        <w:rPr/>
      </w:pPr>
      <w:sdt>
        <w:sdtPr>
          <w:id w:val="-1370623425"/>
          <w:tag w:val="goog_rdk_110"/>
        </w:sdtPr>
        <w:sdtContent>
          <w:r w:rsidDel="00000000" w:rsidR="00000000" w:rsidRPr="00000000">
            <w:rPr>
              <w:rFonts w:ascii="Fira Mono" w:cs="Fira Mono" w:eastAsia="Fira Mono" w:hAnsi="Fira Mono"/>
              <w:color w:val="2d6a9f"/>
              <w:sz w:val="17"/>
              <w:szCs w:val="17"/>
              <w:rtl w:val="0"/>
            </w:rPr>
            <w:t xml:space="preserve">  unit_type_id      UUID FK → unit_types</w:t>
          </w:r>
        </w:sdtContent>
      </w:sdt>
      <w:r w:rsidDel="00000000" w:rsidR="00000000" w:rsidRPr="00000000">
        <w:rPr>
          <w:rtl w:val="0"/>
        </w:rPr>
      </w:r>
    </w:p>
    <w:p w:rsidR="00000000" w:rsidDel="00000000" w:rsidP="00000000" w:rsidRDefault="00000000" w:rsidRPr="00000000" w14:paraId="000003A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occupied_count    SMALLINT</w:t>
      </w:r>
      <w:r w:rsidDel="00000000" w:rsidR="00000000" w:rsidRPr="00000000">
        <w:rPr>
          <w:rtl w:val="0"/>
        </w:rPr>
      </w:r>
    </w:p>
    <w:p w:rsidR="00000000" w:rsidDel="00000000" w:rsidP="00000000" w:rsidRDefault="00000000" w:rsidRPr="00000000" w14:paraId="000003A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total_count       SMALLINT</w:t>
      </w:r>
      <w:r w:rsidDel="00000000" w:rsidR="00000000" w:rsidRPr="00000000">
        <w:rPr>
          <w:rtl w:val="0"/>
        </w:rPr>
      </w:r>
    </w:p>
    <w:p w:rsidR="00000000" w:rsidDel="00000000" w:rsidP="00000000" w:rsidRDefault="00000000" w:rsidRPr="00000000" w14:paraId="000003A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occupancy_pct     DECIMAL(5,2)</w:t>
      </w:r>
      <w:r w:rsidDel="00000000" w:rsidR="00000000" w:rsidRPr="00000000">
        <w:rPr>
          <w:rtl w:val="0"/>
        </w:rPr>
      </w:r>
    </w:p>
    <w:p w:rsidR="00000000" w:rsidDel="00000000" w:rsidP="00000000" w:rsidRDefault="00000000" w:rsidRPr="00000000" w14:paraId="000003AA">
      <w:pPr>
        <w:pBdr>
          <w:left w:color="2d6a9f" w:space="0" w:sz="6" w:val="single"/>
          <w:right w:color="b0c8de" w:space="0" w:sz="4" w:val="single"/>
        </w:pBdr>
        <w:shd w:fill="f0f5fa" w:val="clear"/>
        <w:ind w:left="200" w:firstLine="0"/>
        <w:rPr/>
      </w:pPr>
      <w:sdt>
        <w:sdtPr>
          <w:id w:val="1994936696"/>
          <w:tag w:val="goog_rdk_111"/>
        </w:sdtPr>
        <w:sdtContent>
          <w:r w:rsidDel="00000000" w:rsidR="00000000" w:rsidRPr="00000000">
            <w:rPr>
              <w:rFonts w:ascii="Fira Mono" w:cs="Fira Mono" w:eastAsia="Fira Mono" w:hAnsi="Fira Mono"/>
              <w:color w:val="2d6a9f"/>
              <w:sz w:val="17"/>
              <w:szCs w:val="17"/>
              <w:rtl w:val="0"/>
            </w:rPr>
            <w:t xml:space="preserve">  active_band_id    UUID FK → dynamic_pricing_rules nullable</w:t>
          </w:r>
        </w:sdtContent>
      </w:sdt>
      <w:r w:rsidDel="00000000" w:rsidR="00000000" w:rsidRPr="00000000">
        <w:rPr>
          <w:rtl w:val="0"/>
        </w:rPr>
      </w:r>
    </w:p>
    <w:p w:rsidR="00000000" w:rsidDel="00000000" w:rsidP="00000000" w:rsidRDefault="00000000" w:rsidRPr="00000000" w14:paraId="000003A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base_price        DECIMAL(10,2)</w:t>
      </w:r>
      <w:r w:rsidDel="00000000" w:rsidR="00000000" w:rsidRPr="00000000">
        <w:rPr>
          <w:rtl w:val="0"/>
        </w:rPr>
      </w:r>
    </w:p>
    <w:p w:rsidR="00000000" w:rsidDel="00000000" w:rsidP="00000000" w:rsidRDefault="00000000" w:rsidRPr="00000000" w14:paraId="000003A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listed_price      DECIMAL(10,2)</w:t>
      </w:r>
      <w:r w:rsidDel="00000000" w:rsidR="00000000" w:rsidRPr="00000000">
        <w:rPr>
          <w:rtl w:val="0"/>
        </w:rPr>
      </w:r>
    </w:p>
    <w:p w:rsidR="00000000" w:rsidDel="00000000" w:rsidP="00000000" w:rsidRDefault="00000000" w:rsidRPr="00000000" w14:paraId="000003A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trigger_event     ENUM(subscription_start, subscription_end,</w:t>
      </w:r>
      <w:r w:rsidDel="00000000" w:rsidR="00000000" w:rsidRPr="00000000">
        <w:rPr>
          <w:rtl w:val="0"/>
        </w:rPr>
      </w:r>
    </w:p>
    <w:p w:rsidR="00000000" w:rsidDel="00000000" w:rsidP="00000000" w:rsidRDefault="00000000" w:rsidRPr="00000000" w14:paraId="000003A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unit_status_change, manual_recalculation, rule_change)</w:t>
      </w:r>
      <w:r w:rsidDel="00000000" w:rsidR="00000000" w:rsidRPr="00000000">
        <w:rPr>
          <w:rtl w:val="0"/>
        </w:rPr>
      </w:r>
    </w:p>
    <w:p w:rsidR="00000000" w:rsidDel="00000000" w:rsidP="00000000" w:rsidRDefault="00000000" w:rsidRPr="00000000" w14:paraId="000003A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recorded_at       TIMESTAMP</w:t>
      </w:r>
      <w:r w:rsidDel="00000000" w:rsidR="00000000" w:rsidRPr="00000000">
        <w:rPr>
          <w:rtl w:val="0"/>
        </w:rPr>
      </w:r>
    </w:p>
    <w:p w:rsidR="00000000" w:rsidDel="00000000" w:rsidP="00000000" w:rsidRDefault="00000000" w:rsidRPr="00000000" w14:paraId="000003B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site_id + unit_type_id + recorded_at</w:t>
      </w:r>
      <w:r w:rsidDel="00000000" w:rsidR="00000000" w:rsidRPr="00000000">
        <w:rPr>
          <w:rtl w:val="0"/>
        </w:rPr>
      </w:r>
    </w:p>
    <w:p w:rsidR="00000000" w:rsidDel="00000000" w:rsidP="00000000" w:rsidRDefault="00000000" w:rsidRPr="00000000" w14:paraId="000003B1">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B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price_increase_rules</w:t>
      </w:r>
      <w:r w:rsidDel="00000000" w:rsidR="00000000" w:rsidRPr="00000000">
        <w:rPr>
          <w:rtl w:val="0"/>
        </w:rPr>
      </w:r>
    </w:p>
    <w:p w:rsidR="00000000" w:rsidDel="00000000" w:rsidP="00000000" w:rsidRDefault="00000000" w:rsidRPr="00000000" w14:paraId="000003B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B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name              VARCHAR(200)</w:t>
      </w:r>
      <w:r w:rsidDel="00000000" w:rsidR="00000000" w:rsidRPr="00000000">
        <w:rPr>
          <w:rtl w:val="0"/>
        </w:rPr>
      </w:r>
    </w:p>
    <w:p w:rsidR="00000000" w:rsidDel="00000000" w:rsidP="00000000" w:rsidRDefault="00000000" w:rsidRPr="00000000" w14:paraId="000003B5">
      <w:pPr>
        <w:pBdr>
          <w:left w:color="2d6a9f" w:space="0" w:sz="6" w:val="single"/>
          <w:right w:color="b0c8de" w:space="0" w:sz="4" w:val="single"/>
        </w:pBdr>
        <w:shd w:fill="f0f5fa" w:val="clear"/>
        <w:ind w:left="200" w:firstLine="0"/>
        <w:rPr/>
      </w:pPr>
      <w:sdt>
        <w:sdtPr>
          <w:id w:val="1019695077"/>
          <w:tag w:val="goog_rdk_112"/>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B6">
      <w:pPr>
        <w:pBdr>
          <w:left w:color="2d6a9f" w:space="0" w:sz="6" w:val="single"/>
          <w:right w:color="b0c8de" w:space="0" w:sz="4" w:val="single"/>
        </w:pBdr>
        <w:shd w:fill="f0f5fa" w:val="clear"/>
        <w:ind w:left="200" w:firstLine="0"/>
        <w:rPr/>
      </w:pPr>
      <w:sdt>
        <w:sdtPr>
          <w:id w:val="-260705398"/>
          <w:tag w:val="goog_rdk_113"/>
        </w:sdtPr>
        <w:sdtContent>
          <w:r w:rsidDel="00000000" w:rsidR="00000000" w:rsidRPr="00000000">
            <w:rPr>
              <w:rFonts w:ascii="Fira Mono" w:cs="Fira Mono" w:eastAsia="Fira Mono" w:hAnsi="Fira Mono"/>
              <w:color w:val="2d6a9f"/>
              <w:sz w:val="17"/>
              <w:szCs w:val="17"/>
              <w:rtl w:val="0"/>
            </w:rPr>
            <w:t xml:space="preserve">  unit_type_id      UUID FK → unit_types nullable</w:t>
          </w:r>
        </w:sdtContent>
      </w:sdt>
      <w:r w:rsidDel="00000000" w:rsidR="00000000" w:rsidRPr="00000000">
        <w:rPr>
          <w:rtl w:val="0"/>
        </w:rPr>
      </w:r>
    </w:p>
    <w:p w:rsidR="00000000" w:rsidDel="00000000" w:rsidP="00000000" w:rsidRDefault="00000000" w:rsidRPr="00000000" w14:paraId="000003B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trigger_type      ENUM(tenure_months, calendar_date)</w:t>
      </w:r>
      <w:r w:rsidDel="00000000" w:rsidR="00000000" w:rsidRPr="00000000">
        <w:rPr>
          <w:rtl w:val="0"/>
        </w:rPr>
      </w:r>
    </w:p>
    <w:p w:rsidR="00000000" w:rsidDel="00000000" w:rsidP="00000000" w:rsidRDefault="00000000" w:rsidRPr="00000000" w14:paraId="000003B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trigger_value     INTEGER   -- months or day-of-month</w:t>
      </w:r>
      <w:r w:rsidDel="00000000" w:rsidR="00000000" w:rsidRPr="00000000">
        <w:rPr>
          <w:rtl w:val="0"/>
        </w:rPr>
      </w:r>
    </w:p>
    <w:p w:rsidR="00000000" w:rsidDel="00000000" w:rsidP="00000000" w:rsidRDefault="00000000" w:rsidRPr="00000000" w14:paraId="000003B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trigger_month     SMALLINT nullable   -- for calendar_date</w:t>
      </w:r>
      <w:r w:rsidDel="00000000" w:rsidR="00000000" w:rsidRPr="00000000">
        <w:rPr>
          <w:rtl w:val="0"/>
        </w:rPr>
      </w:r>
    </w:p>
    <w:p w:rsidR="00000000" w:rsidDel="00000000" w:rsidP="00000000" w:rsidRDefault="00000000" w:rsidRPr="00000000" w14:paraId="000003B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increase_type     ENUM(percentage, fixed_amount)</w:t>
      </w:r>
      <w:r w:rsidDel="00000000" w:rsidR="00000000" w:rsidRPr="00000000">
        <w:rPr>
          <w:rtl w:val="0"/>
        </w:rPr>
      </w:r>
    </w:p>
    <w:p w:rsidR="00000000" w:rsidDel="00000000" w:rsidP="00000000" w:rsidRDefault="00000000" w:rsidRPr="00000000" w14:paraId="000003B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increase_value    DECIMAL(8,4)</w:t>
      </w:r>
      <w:r w:rsidDel="00000000" w:rsidR="00000000" w:rsidRPr="00000000">
        <w:rPr>
          <w:rtl w:val="0"/>
        </w:rPr>
      </w:r>
    </w:p>
    <w:p w:rsidR="00000000" w:rsidDel="00000000" w:rsidP="00000000" w:rsidRDefault="00000000" w:rsidRPr="00000000" w14:paraId="000003B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notice_period_days SMALLINT DEFAULT 30</w:t>
      </w:r>
      <w:r w:rsidDel="00000000" w:rsidR="00000000" w:rsidRPr="00000000">
        <w:rPr>
          <w:rtl w:val="0"/>
        </w:rPr>
      </w:r>
    </w:p>
    <w:p w:rsidR="00000000" w:rsidDel="00000000" w:rsidP="00000000" w:rsidRDefault="00000000" w:rsidRPr="00000000" w14:paraId="000003B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applies_to_new_subs BOOLEAN DEFAULT true</w:t>
      </w:r>
      <w:r w:rsidDel="00000000" w:rsidR="00000000" w:rsidRPr="00000000">
        <w:rPr>
          <w:rtl w:val="0"/>
        </w:rPr>
      </w:r>
    </w:p>
    <w:p w:rsidR="00000000" w:rsidDel="00000000" w:rsidP="00000000" w:rsidRDefault="00000000" w:rsidRPr="00000000" w14:paraId="000003B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is_active         BOOLEAN</w:t>
      </w:r>
      <w:r w:rsidDel="00000000" w:rsidR="00000000" w:rsidRPr="00000000">
        <w:rPr>
          <w:rtl w:val="0"/>
        </w:rPr>
      </w:r>
    </w:p>
    <w:p w:rsidR="00000000" w:rsidDel="00000000" w:rsidP="00000000" w:rsidRDefault="00000000" w:rsidRPr="00000000" w14:paraId="000003BF">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C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scheduled_price_increases</w:t>
      </w:r>
      <w:r w:rsidDel="00000000" w:rsidR="00000000" w:rsidRPr="00000000">
        <w:rPr>
          <w:rtl w:val="0"/>
        </w:rPr>
      </w:r>
    </w:p>
    <w:p w:rsidR="00000000" w:rsidDel="00000000" w:rsidP="00000000" w:rsidRDefault="00000000" w:rsidRPr="00000000" w14:paraId="000003C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C2">
      <w:pPr>
        <w:pBdr>
          <w:left w:color="2d6a9f" w:space="0" w:sz="6" w:val="single"/>
          <w:right w:color="b0c8de" w:space="0" w:sz="4" w:val="single"/>
        </w:pBdr>
        <w:shd w:fill="f0f5fa" w:val="clear"/>
        <w:ind w:left="200" w:firstLine="0"/>
        <w:rPr/>
      </w:pPr>
      <w:sdt>
        <w:sdtPr>
          <w:id w:val="-1030235641"/>
          <w:tag w:val="goog_rdk_114"/>
        </w:sdtPr>
        <w:sdtContent>
          <w:r w:rsidDel="00000000" w:rsidR="00000000" w:rsidRPr="00000000">
            <w:rPr>
              <w:rFonts w:ascii="Fira Mono" w:cs="Fira Mono" w:eastAsia="Fira Mono" w:hAnsi="Fira Mono"/>
              <w:color w:val="2d6a9f"/>
              <w:sz w:val="17"/>
              <w:szCs w:val="17"/>
              <w:rtl w:val="0"/>
            </w:rPr>
            <w:t xml:space="preserve">  rule_id           UUID FK → price_increase_rules</w:t>
          </w:r>
        </w:sdtContent>
      </w:sdt>
      <w:r w:rsidDel="00000000" w:rsidR="00000000" w:rsidRPr="00000000">
        <w:rPr>
          <w:rtl w:val="0"/>
        </w:rPr>
      </w:r>
    </w:p>
    <w:p w:rsidR="00000000" w:rsidDel="00000000" w:rsidP="00000000" w:rsidRDefault="00000000" w:rsidRPr="00000000" w14:paraId="000003C3">
      <w:pPr>
        <w:pBdr>
          <w:left w:color="2d6a9f" w:space="0" w:sz="6" w:val="single"/>
          <w:right w:color="b0c8de" w:space="0" w:sz="4" w:val="single"/>
        </w:pBdr>
        <w:shd w:fill="f0f5fa" w:val="clear"/>
        <w:ind w:left="200" w:firstLine="0"/>
        <w:rPr/>
      </w:pPr>
      <w:sdt>
        <w:sdtPr>
          <w:id w:val="1322103994"/>
          <w:tag w:val="goog_rdk_115"/>
        </w:sdtPr>
        <w:sdtContent>
          <w:r w:rsidDel="00000000" w:rsidR="00000000" w:rsidRPr="00000000">
            <w:rPr>
              <w:rFonts w:ascii="Fira Mono" w:cs="Fira Mono" w:eastAsia="Fira Mono" w:hAnsi="Fira Mono"/>
              <w:color w:val="2d6a9f"/>
              <w:sz w:val="17"/>
              <w:szCs w:val="17"/>
              <w:rtl w:val="0"/>
            </w:rPr>
            <w:t xml:space="preserve">  subscription_id   UUID FK → subscriptions</w:t>
          </w:r>
        </w:sdtContent>
      </w:sdt>
      <w:r w:rsidDel="00000000" w:rsidR="00000000" w:rsidRPr="00000000">
        <w:rPr>
          <w:rtl w:val="0"/>
        </w:rPr>
      </w:r>
    </w:p>
    <w:p w:rsidR="00000000" w:rsidDel="00000000" w:rsidP="00000000" w:rsidRDefault="00000000" w:rsidRPr="00000000" w14:paraId="000003C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current_price     DECIMAL(10,2)</w:t>
      </w:r>
      <w:r w:rsidDel="00000000" w:rsidR="00000000" w:rsidRPr="00000000">
        <w:rPr>
          <w:rtl w:val="0"/>
        </w:rPr>
      </w:r>
    </w:p>
    <w:p w:rsidR="00000000" w:rsidDel="00000000" w:rsidP="00000000" w:rsidRDefault="00000000" w:rsidRPr="00000000" w14:paraId="000003C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calculated_new_price DECIMAL(10,2)</w:t>
      </w:r>
      <w:r w:rsidDel="00000000" w:rsidR="00000000" w:rsidRPr="00000000">
        <w:rPr>
          <w:rtl w:val="0"/>
        </w:rPr>
      </w:r>
    </w:p>
    <w:p w:rsidR="00000000" w:rsidDel="00000000" w:rsidP="00000000" w:rsidRDefault="00000000" w:rsidRPr="00000000" w14:paraId="000003C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notice_send_date  DATE</w:t>
      </w:r>
      <w:r w:rsidDel="00000000" w:rsidR="00000000" w:rsidRPr="00000000">
        <w:rPr>
          <w:rtl w:val="0"/>
        </w:rPr>
      </w:r>
    </w:p>
    <w:p w:rsidR="00000000" w:rsidDel="00000000" w:rsidP="00000000" w:rsidRDefault="00000000" w:rsidRPr="00000000" w14:paraId="000003C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effective_date    DATE</w:t>
      </w:r>
      <w:r w:rsidDel="00000000" w:rsidR="00000000" w:rsidRPr="00000000">
        <w:rPr>
          <w:rtl w:val="0"/>
        </w:rPr>
      </w:r>
    </w:p>
    <w:p w:rsidR="00000000" w:rsidDel="00000000" w:rsidP="00000000" w:rsidRDefault="00000000" w:rsidRPr="00000000" w14:paraId="000003C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ENUM(scheduled, notice_sent, applied, cancelled, exempted)</w:t>
      </w:r>
      <w:r w:rsidDel="00000000" w:rsidR="00000000" w:rsidRPr="00000000">
        <w:rPr>
          <w:rtl w:val="0"/>
        </w:rPr>
      </w:r>
    </w:p>
    <w:p w:rsidR="00000000" w:rsidDel="00000000" w:rsidP="00000000" w:rsidRDefault="00000000" w:rsidRPr="00000000" w14:paraId="000003C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exemption_reason  TEXT nullable</w:t>
      </w:r>
      <w:r w:rsidDel="00000000" w:rsidR="00000000" w:rsidRPr="00000000">
        <w:rPr>
          <w:rtl w:val="0"/>
        </w:rPr>
      </w:r>
    </w:p>
    <w:p w:rsidR="00000000" w:rsidDel="00000000" w:rsidP="00000000" w:rsidRDefault="00000000" w:rsidRPr="00000000" w14:paraId="000003CA">
      <w:pPr>
        <w:pBdr>
          <w:left w:color="2d6a9f" w:space="0" w:sz="6" w:val="single"/>
          <w:right w:color="b0c8de" w:space="0" w:sz="4" w:val="single"/>
        </w:pBdr>
        <w:shd w:fill="f0f5fa" w:val="clear"/>
        <w:ind w:left="200" w:firstLine="0"/>
        <w:rPr/>
      </w:pPr>
      <w:sdt>
        <w:sdtPr>
          <w:id w:val="1069987071"/>
          <w:tag w:val="goog_rdk_116"/>
        </w:sdtPr>
        <w:sdtContent>
          <w:r w:rsidDel="00000000" w:rsidR="00000000" w:rsidRPr="00000000">
            <w:rPr>
              <w:rFonts w:ascii="Fira Mono" w:cs="Fira Mono" w:eastAsia="Fira Mono" w:hAnsi="Fira Mono"/>
              <w:color w:val="2d6a9f"/>
              <w:sz w:val="17"/>
              <w:szCs w:val="17"/>
              <w:rtl w:val="0"/>
            </w:rPr>
            <w:t xml:space="preserve">  exempted_by       UUID FK → staff_users nullable</w:t>
          </w:r>
        </w:sdtContent>
      </w:sdt>
      <w:r w:rsidDel="00000000" w:rsidR="00000000" w:rsidRPr="00000000">
        <w:rPr>
          <w:rtl w:val="0"/>
        </w:rPr>
      </w:r>
    </w:p>
    <w:p w:rsidR="00000000" w:rsidDel="00000000" w:rsidP="00000000" w:rsidRDefault="00000000" w:rsidRPr="00000000" w14:paraId="000003C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subscription_id, effective_date, status</w:t>
      </w:r>
      <w:r w:rsidDel="00000000" w:rsidR="00000000" w:rsidRPr="00000000">
        <w:rPr>
          <w:rtl w:val="0"/>
        </w:rPr>
      </w:r>
    </w:p>
    <w:p w:rsidR="00000000" w:rsidDel="00000000" w:rsidP="00000000" w:rsidRDefault="00000000" w:rsidRPr="00000000" w14:paraId="000003C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INDEX: notice_send_date WHERE status = 'scheduled'</w:t>
      </w:r>
      <w:r w:rsidDel="00000000" w:rsidR="00000000" w:rsidRPr="00000000">
        <w:rPr>
          <w:rtl w:val="0"/>
        </w:rPr>
      </w:r>
    </w:p>
    <w:p w:rsidR="00000000" w:rsidDel="00000000" w:rsidP="00000000" w:rsidRDefault="00000000" w:rsidRPr="00000000" w14:paraId="000003CD">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3CE">
      <w:pPr>
        <w:pStyle w:val="Heading3"/>
        <w:rPr/>
      </w:pPr>
      <w:r w:rsidDel="00000000" w:rsidR="00000000" w:rsidRPr="00000000">
        <w:rPr>
          <w:rtl w:val="0"/>
        </w:rPr>
        <w:t xml:space="preserve">Discounts</w:t>
      </w:r>
    </w:p>
    <w:p w:rsidR="00000000" w:rsidDel="00000000" w:rsidP="00000000" w:rsidRDefault="00000000" w:rsidRPr="00000000" w14:paraId="000003CF">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3D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discounts</w:t>
      </w:r>
      <w:r w:rsidDel="00000000" w:rsidR="00000000" w:rsidRPr="00000000">
        <w:rPr>
          <w:rtl w:val="0"/>
        </w:rPr>
      </w:r>
    </w:p>
    <w:p w:rsidR="00000000" w:rsidDel="00000000" w:rsidP="00000000" w:rsidRDefault="00000000" w:rsidRPr="00000000" w14:paraId="000003D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D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name              VARCHAR(200)</w:t>
      </w:r>
      <w:r w:rsidDel="00000000" w:rsidR="00000000" w:rsidRPr="00000000">
        <w:rPr>
          <w:rtl w:val="0"/>
        </w:rPr>
      </w:r>
    </w:p>
    <w:p w:rsidR="00000000" w:rsidDel="00000000" w:rsidP="00000000" w:rsidRDefault="00000000" w:rsidRPr="00000000" w14:paraId="000003D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discount_type     ENUM(site, unit)</w:t>
      </w:r>
      <w:r w:rsidDel="00000000" w:rsidR="00000000" w:rsidRPr="00000000">
        <w:rPr>
          <w:rtl w:val="0"/>
        </w:rPr>
      </w:r>
    </w:p>
    <w:p w:rsidR="00000000" w:rsidDel="00000000" w:rsidP="00000000" w:rsidRDefault="00000000" w:rsidRPr="00000000" w14:paraId="000003D4">
      <w:pPr>
        <w:pBdr>
          <w:left w:color="2d6a9f" w:space="0" w:sz="6" w:val="single"/>
          <w:right w:color="b0c8de" w:space="0" w:sz="4" w:val="single"/>
        </w:pBdr>
        <w:shd w:fill="f0f5fa" w:val="clear"/>
        <w:ind w:left="200" w:firstLine="0"/>
        <w:rPr/>
      </w:pPr>
      <w:sdt>
        <w:sdtPr>
          <w:id w:val="-1323290842"/>
          <w:tag w:val="goog_rdk_117"/>
        </w:sdtPr>
        <w:sdtContent>
          <w:r w:rsidDel="00000000" w:rsidR="00000000" w:rsidRPr="00000000">
            <w:rPr>
              <w:rFonts w:ascii="Fira Mono" w:cs="Fira Mono" w:eastAsia="Fira Mono" w:hAnsi="Fira Mono"/>
              <w:color w:val="2d6a9f"/>
              <w:sz w:val="17"/>
              <w:szCs w:val="17"/>
              <w:rtl w:val="0"/>
            </w:rPr>
            <w:t xml:space="preserve">  site_id           UUID FK → sites nullable</w:t>
          </w:r>
        </w:sdtContent>
      </w:sdt>
      <w:r w:rsidDel="00000000" w:rsidR="00000000" w:rsidRPr="00000000">
        <w:rPr>
          <w:rtl w:val="0"/>
        </w:rPr>
      </w:r>
    </w:p>
    <w:p w:rsidR="00000000" w:rsidDel="00000000" w:rsidP="00000000" w:rsidRDefault="00000000" w:rsidRPr="00000000" w14:paraId="000003D5">
      <w:pPr>
        <w:pBdr>
          <w:left w:color="2d6a9f" w:space="0" w:sz="6" w:val="single"/>
          <w:right w:color="b0c8de" w:space="0" w:sz="4" w:val="single"/>
        </w:pBdr>
        <w:shd w:fill="f0f5fa" w:val="clear"/>
        <w:ind w:left="200" w:firstLine="0"/>
        <w:rPr/>
      </w:pPr>
      <w:sdt>
        <w:sdtPr>
          <w:id w:val="481242991"/>
          <w:tag w:val="goog_rdk_118"/>
        </w:sdtPr>
        <w:sdtContent>
          <w:r w:rsidDel="00000000" w:rsidR="00000000" w:rsidRPr="00000000">
            <w:rPr>
              <w:rFonts w:ascii="Fira Mono" w:cs="Fira Mono" w:eastAsia="Fira Mono" w:hAnsi="Fira Mono"/>
              <w:color w:val="2d6a9f"/>
              <w:sz w:val="17"/>
              <w:szCs w:val="17"/>
              <w:rtl w:val="0"/>
            </w:rPr>
            <w:t xml:space="preserve">  unit_id           UUID FK → units nullable</w:t>
          </w:r>
        </w:sdtContent>
      </w:sdt>
      <w:r w:rsidDel="00000000" w:rsidR="00000000" w:rsidRPr="00000000">
        <w:rPr>
          <w:rtl w:val="0"/>
        </w:rPr>
      </w:r>
    </w:p>
    <w:p w:rsidR="00000000" w:rsidDel="00000000" w:rsidP="00000000" w:rsidRDefault="00000000" w:rsidRPr="00000000" w14:paraId="000003D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discount_pct      DECIMAL(5,2)   -- e.g. 50.00 = 50% off</w:t>
      </w:r>
      <w:r w:rsidDel="00000000" w:rsidR="00000000" w:rsidRPr="00000000">
        <w:rPr>
          <w:rtl w:val="0"/>
        </w:rPr>
      </w:r>
    </w:p>
    <w:p w:rsidR="00000000" w:rsidDel="00000000" w:rsidP="00000000" w:rsidRDefault="00000000" w:rsidRPr="00000000" w14:paraId="000003D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discount_months   SMALLINT       -- e.g. 2 months</w:t>
      </w:r>
      <w:r w:rsidDel="00000000" w:rsidR="00000000" w:rsidRPr="00000000">
        <w:rPr>
          <w:rtl w:val="0"/>
        </w:rPr>
      </w:r>
    </w:p>
    <w:p w:rsidR="00000000" w:rsidDel="00000000" w:rsidP="00000000" w:rsidRDefault="00000000" w:rsidRPr="00000000" w14:paraId="000003D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valid_from        DATE nullable</w:t>
      </w:r>
      <w:r w:rsidDel="00000000" w:rsidR="00000000" w:rsidRPr="00000000">
        <w:rPr>
          <w:rtl w:val="0"/>
        </w:rPr>
      </w:r>
    </w:p>
    <w:p w:rsidR="00000000" w:rsidDel="00000000" w:rsidP="00000000" w:rsidRDefault="00000000" w:rsidRPr="00000000" w14:paraId="000003D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valid_to          DATE nullable</w:t>
      </w:r>
      <w:r w:rsidDel="00000000" w:rsidR="00000000" w:rsidRPr="00000000">
        <w:rPr>
          <w:rtl w:val="0"/>
        </w:rPr>
      </w:r>
    </w:p>
    <w:p w:rsidR="00000000" w:rsidDel="00000000" w:rsidP="00000000" w:rsidRDefault="00000000" w:rsidRPr="00000000" w14:paraId="000003D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is_active         BOOLEAN</w:t>
      </w:r>
      <w:r w:rsidDel="00000000" w:rsidR="00000000" w:rsidRPr="00000000">
        <w:rPr>
          <w:rtl w:val="0"/>
        </w:rPr>
      </w:r>
    </w:p>
    <w:p w:rsidR="00000000" w:rsidDel="00000000" w:rsidP="00000000" w:rsidRDefault="00000000" w:rsidRPr="00000000" w14:paraId="000003DB">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D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subscription_discounts</w:t>
      </w:r>
      <w:r w:rsidDel="00000000" w:rsidR="00000000" w:rsidRPr="00000000">
        <w:rPr>
          <w:rtl w:val="0"/>
        </w:rPr>
      </w:r>
    </w:p>
    <w:p w:rsidR="00000000" w:rsidDel="00000000" w:rsidP="00000000" w:rsidRDefault="00000000" w:rsidRPr="00000000" w14:paraId="000003D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DE">
      <w:pPr>
        <w:pBdr>
          <w:left w:color="2d6a9f" w:space="0" w:sz="6" w:val="single"/>
          <w:right w:color="b0c8de" w:space="0" w:sz="4" w:val="single"/>
        </w:pBdr>
        <w:shd w:fill="f0f5fa" w:val="clear"/>
        <w:ind w:left="200" w:firstLine="0"/>
        <w:rPr/>
      </w:pPr>
      <w:sdt>
        <w:sdtPr>
          <w:id w:val="-1866140182"/>
          <w:tag w:val="goog_rdk_119"/>
        </w:sdtPr>
        <w:sdtContent>
          <w:r w:rsidDel="00000000" w:rsidR="00000000" w:rsidRPr="00000000">
            <w:rPr>
              <w:rFonts w:ascii="Fira Mono" w:cs="Fira Mono" w:eastAsia="Fira Mono" w:hAnsi="Fira Mono"/>
              <w:color w:val="2d6a9f"/>
              <w:sz w:val="17"/>
              <w:szCs w:val="17"/>
              <w:rtl w:val="0"/>
            </w:rPr>
            <w:t xml:space="preserve">  subscription_id   UUID FK → subscriptions</w:t>
          </w:r>
        </w:sdtContent>
      </w:sdt>
      <w:r w:rsidDel="00000000" w:rsidR="00000000" w:rsidRPr="00000000">
        <w:rPr>
          <w:rtl w:val="0"/>
        </w:rPr>
      </w:r>
    </w:p>
    <w:p w:rsidR="00000000" w:rsidDel="00000000" w:rsidP="00000000" w:rsidRDefault="00000000" w:rsidRPr="00000000" w14:paraId="000003DF">
      <w:pPr>
        <w:pBdr>
          <w:left w:color="2d6a9f" w:space="0" w:sz="6" w:val="single"/>
          <w:right w:color="b0c8de" w:space="0" w:sz="4" w:val="single"/>
        </w:pBdr>
        <w:shd w:fill="f0f5fa" w:val="clear"/>
        <w:ind w:left="200" w:firstLine="0"/>
        <w:rPr/>
      </w:pPr>
      <w:sdt>
        <w:sdtPr>
          <w:id w:val="-1542138222"/>
          <w:tag w:val="goog_rdk_120"/>
        </w:sdtPr>
        <w:sdtContent>
          <w:r w:rsidDel="00000000" w:rsidR="00000000" w:rsidRPr="00000000">
            <w:rPr>
              <w:rFonts w:ascii="Fira Mono" w:cs="Fira Mono" w:eastAsia="Fira Mono" w:hAnsi="Fira Mono"/>
              <w:color w:val="2d6a9f"/>
              <w:sz w:val="17"/>
              <w:szCs w:val="17"/>
              <w:rtl w:val="0"/>
            </w:rPr>
            <w:t xml:space="preserve">  discount_id       UUID FK → discounts</w:t>
          </w:r>
        </w:sdtContent>
      </w:sdt>
      <w:r w:rsidDel="00000000" w:rsidR="00000000" w:rsidRPr="00000000">
        <w:rPr>
          <w:rtl w:val="0"/>
        </w:rPr>
      </w:r>
    </w:p>
    <w:p w:rsidR="00000000" w:rsidDel="00000000" w:rsidP="00000000" w:rsidRDefault="00000000" w:rsidRPr="00000000" w14:paraId="000003E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discount_pct_snapshot  DECIMAL(5,2)</w:t>
      </w:r>
      <w:r w:rsidDel="00000000" w:rsidR="00000000" w:rsidRPr="00000000">
        <w:rPr>
          <w:rtl w:val="0"/>
        </w:rPr>
      </w:r>
    </w:p>
    <w:p w:rsidR="00000000" w:rsidDel="00000000" w:rsidP="00000000" w:rsidRDefault="00000000" w:rsidRPr="00000000" w14:paraId="000003E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discount_months_snapshot SMALLINT</w:t>
      </w:r>
      <w:r w:rsidDel="00000000" w:rsidR="00000000" w:rsidRPr="00000000">
        <w:rPr>
          <w:rtl w:val="0"/>
        </w:rPr>
      </w:r>
    </w:p>
    <w:p w:rsidR="00000000" w:rsidDel="00000000" w:rsidP="00000000" w:rsidRDefault="00000000" w:rsidRPr="00000000" w14:paraId="000003E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full_price        DECIMAL(10,2)   -- contracted_price (owner base)</w:t>
      </w:r>
      <w:r w:rsidDel="00000000" w:rsidR="00000000" w:rsidRPr="00000000">
        <w:rPr>
          <w:rtl w:val="0"/>
        </w:rPr>
      </w:r>
    </w:p>
    <w:p w:rsidR="00000000" w:rsidDel="00000000" w:rsidP="00000000" w:rsidRDefault="00000000" w:rsidRPr="00000000" w14:paraId="000003E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discounted_price  DECIMAL(10,2)   -- what customer pays during campaign</w:t>
      </w:r>
      <w:r w:rsidDel="00000000" w:rsidR="00000000" w:rsidRPr="00000000">
        <w:rPr>
          <w:rtl w:val="0"/>
        </w:rPr>
      </w:r>
    </w:p>
    <w:p w:rsidR="00000000" w:rsidDel="00000000" w:rsidP="00000000" w:rsidRDefault="00000000" w:rsidRPr="00000000" w14:paraId="000003E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discount_start_date DATE</w:t>
      </w:r>
      <w:r w:rsidDel="00000000" w:rsidR="00000000" w:rsidRPr="00000000">
        <w:rPr>
          <w:rtl w:val="0"/>
        </w:rPr>
      </w:r>
    </w:p>
    <w:p w:rsidR="00000000" w:rsidDel="00000000" w:rsidP="00000000" w:rsidRDefault="00000000" w:rsidRPr="00000000" w14:paraId="000003E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discount_end_date   DATE</w:t>
      </w:r>
      <w:r w:rsidDel="00000000" w:rsidR="00000000" w:rsidRPr="00000000">
        <w:rPr>
          <w:rtl w:val="0"/>
        </w:rPr>
      </w:r>
    </w:p>
    <w:p w:rsidR="00000000" w:rsidDel="00000000" w:rsidP="00000000" w:rsidRDefault="00000000" w:rsidRPr="00000000" w14:paraId="000003E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is_active         BOOLEAN</w:t>
      </w:r>
      <w:r w:rsidDel="00000000" w:rsidR="00000000" w:rsidRPr="00000000">
        <w:rPr>
          <w:rtl w:val="0"/>
        </w:rPr>
      </w:r>
    </w:p>
    <w:p w:rsidR="00000000" w:rsidDel="00000000" w:rsidP="00000000" w:rsidRDefault="00000000" w:rsidRPr="00000000" w14:paraId="000003E7">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3E8">
      <w:pPr>
        <w:pStyle w:val="Heading3"/>
        <w:rPr/>
      </w:pPr>
      <w:r w:rsidDel="00000000" w:rsidR="00000000" w:rsidRPr="00000000">
        <w:rPr>
          <w:rtl w:val="0"/>
        </w:rPr>
        <w:t xml:space="preserve">Property Owners &amp; Payouts</w:t>
      </w:r>
    </w:p>
    <w:p w:rsidR="00000000" w:rsidDel="00000000" w:rsidP="00000000" w:rsidRDefault="00000000" w:rsidRPr="00000000" w14:paraId="000003E9">
      <w:pPr>
        <w:pBdr>
          <w:top w:color="b0c8de" w:space="0" w:sz="4" w:val="single"/>
          <w:left w:color="2d6a9f" w:space="0" w:sz="6" w:val="single"/>
          <w:bottom w:color="b0c8de" w:space="0" w:sz="4" w:val="single"/>
          <w:right w:color="b0c8de" w:space="0" w:sz="4" w:val="single"/>
        </w:pBdr>
        <w:shd w:fill="f0f5fa" w:val="clear"/>
        <w:spacing w:before="80" w:lineRule="auto"/>
        <w:rPr/>
      </w:pPr>
      <w:r w:rsidDel="00000000" w:rsidR="00000000" w:rsidRPr="00000000">
        <w:rPr>
          <w:rtl w:val="0"/>
        </w:rPr>
      </w:r>
    </w:p>
    <w:p w:rsidR="00000000" w:rsidDel="00000000" w:rsidP="00000000" w:rsidRDefault="00000000" w:rsidRPr="00000000" w14:paraId="000003E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property_owners</w:t>
      </w:r>
      <w:r w:rsidDel="00000000" w:rsidR="00000000" w:rsidRPr="00000000">
        <w:rPr>
          <w:rtl w:val="0"/>
        </w:rPr>
      </w:r>
    </w:p>
    <w:p w:rsidR="00000000" w:rsidDel="00000000" w:rsidP="00000000" w:rsidRDefault="00000000" w:rsidRPr="00000000" w14:paraId="000003E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E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owner_name        VARCHAR(300)</w:t>
      </w:r>
      <w:r w:rsidDel="00000000" w:rsidR="00000000" w:rsidRPr="00000000">
        <w:rPr>
          <w:rtl w:val="0"/>
        </w:rPr>
      </w:r>
    </w:p>
    <w:p w:rsidR="00000000" w:rsidDel="00000000" w:rsidP="00000000" w:rsidRDefault="00000000" w:rsidRPr="00000000" w14:paraId="000003E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owner_type        ENUM(company, individual)</w:t>
      </w:r>
      <w:r w:rsidDel="00000000" w:rsidR="00000000" w:rsidRPr="00000000">
        <w:rPr>
          <w:rtl w:val="0"/>
        </w:rPr>
      </w:r>
    </w:p>
    <w:p w:rsidR="00000000" w:rsidDel="00000000" w:rsidP="00000000" w:rsidRDefault="00000000" w:rsidRPr="00000000" w14:paraId="000003E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company_reg_number VARCHAR(100)</w:t>
      </w:r>
      <w:r w:rsidDel="00000000" w:rsidR="00000000" w:rsidRPr="00000000">
        <w:rPr>
          <w:rtl w:val="0"/>
        </w:rPr>
      </w:r>
    </w:p>
    <w:p w:rsidR="00000000" w:rsidDel="00000000" w:rsidP="00000000" w:rsidRDefault="00000000" w:rsidRPr="00000000" w14:paraId="000003E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vat_number        VARCHAR(50)</w:t>
      </w:r>
      <w:r w:rsidDel="00000000" w:rsidR="00000000" w:rsidRPr="00000000">
        <w:rPr>
          <w:rtl w:val="0"/>
        </w:rPr>
      </w:r>
    </w:p>
    <w:p w:rsidR="00000000" w:rsidDel="00000000" w:rsidP="00000000" w:rsidRDefault="00000000" w:rsidRPr="00000000" w14:paraId="000003F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accounts_contact_name  VARCHAR(200)</w:t>
      </w:r>
      <w:r w:rsidDel="00000000" w:rsidR="00000000" w:rsidRPr="00000000">
        <w:rPr>
          <w:rtl w:val="0"/>
        </w:rPr>
      </w:r>
    </w:p>
    <w:p w:rsidR="00000000" w:rsidDel="00000000" w:rsidP="00000000" w:rsidRDefault="00000000" w:rsidRPr="00000000" w14:paraId="000003F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accounts_contact_email VARCHAR(200)</w:t>
      </w:r>
      <w:r w:rsidDel="00000000" w:rsidR="00000000" w:rsidRPr="00000000">
        <w:rPr>
          <w:rtl w:val="0"/>
        </w:rPr>
      </w:r>
    </w:p>
    <w:p w:rsidR="00000000" w:rsidDel="00000000" w:rsidP="00000000" w:rsidRDefault="00000000" w:rsidRPr="00000000" w14:paraId="000003F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caretaker_name    VARCHAR(200)</w:t>
      </w:r>
      <w:r w:rsidDel="00000000" w:rsidR="00000000" w:rsidRPr="00000000">
        <w:rPr>
          <w:rtl w:val="0"/>
        </w:rPr>
      </w:r>
    </w:p>
    <w:p w:rsidR="00000000" w:rsidDel="00000000" w:rsidP="00000000" w:rsidRDefault="00000000" w:rsidRPr="00000000" w14:paraId="000003F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caretaker_mobile  VARCHAR(20)</w:t>
      </w:r>
      <w:r w:rsidDel="00000000" w:rsidR="00000000" w:rsidRPr="00000000">
        <w:rPr>
          <w:rtl w:val="0"/>
        </w:rPr>
      </w:r>
    </w:p>
    <w:p w:rsidR="00000000" w:rsidDel="00000000" w:rsidP="00000000" w:rsidRDefault="00000000" w:rsidRPr="00000000" w14:paraId="000003F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bank_name         VARCHAR(100)</w:t>
      </w:r>
      <w:r w:rsidDel="00000000" w:rsidR="00000000" w:rsidRPr="00000000">
        <w:rPr>
          <w:rtl w:val="0"/>
        </w:rPr>
      </w:r>
    </w:p>
    <w:p w:rsidR="00000000" w:rsidDel="00000000" w:rsidP="00000000" w:rsidRDefault="00000000" w:rsidRPr="00000000" w14:paraId="000003F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bank_account_number VARCHAR(50)  -- encrypted at rest</w:t>
      </w:r>
      <w:r w:rsidDel="00000000" w:rsidR="00000000" w:rsidRPr="00000000">
        <w:rPr>
          <w:rtl w:val="0"/>
        </w:rPr>
      </w:r>
    </w:p>
    <w:p w:rsidR="00000000" w:rsidDel="00000000" w:rsidP="00000000" w:rsidRDefault="00000000" w:rsidRPr="00000000" w14:paraId="000003F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bank_branch_code  VARCHAR(20)</w:t>
      </w:r>
      <w:r w:rsidDel="00000000" w:rsidR="00000000" w:rsidRPr="00000000">
        <w:rPr>
          <w:rtl w:val="0"/>
        </w:rPr>
      </w:r>
    </w:p>
    <w:p w:rsidR="00000000" w:rsidDel="00000000" w:rsidP="00000000" w:rsidRDefault="00000000" w:rsidRPr="00000000" w14:paraId="000003F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portal_email      VARCHAR(200) UNIQUE</w:t>
      </w:r>
      <w:r w:rsidDel="00000000" w:rsidR="00000000" w:rsidRPr="00000000">
        <w:rPr>
          <w:rtl w:val="0"/>
        </w:rPr>
      </w:r>
    </w:p>
    <w:p w:rsidR="00000000" w:rsidDel="00000000" w:rsidP="00000000" w:rsidRDefault="00000000" w:rsidRPr="00000000" w14:paraId="000003F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portal_password_hash VARCHAR(500)</w:t>
      </w:r>
      <w:r w:rsidDel="00000000" w:rsidR="00000000" w:rsidRPr="00000000">
        <w:rPr>
          <w:rtl w:val="0"/>
        </w:rPr>
      </w:r>
    </w:p>
    <w:p w:rsidR="00000000" w:rsidDel="00000000" w:rsidP="00000000" w:rsidRDefault="00000000" w:rsidRPr="00000000" w14:paraId="000003F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portal_is_active  BOOLEAN</w:t>
      </w:r>
      <w:r w:rsidDel="00000000" w:rsidR="00000000" w:rsidRPr="00000000">
        <w:rPr>
          <w:rtl w:val="0"/>
        </w:rPr>
      </w:r>
    </w:p>
    <w:p w:rsidR="00000000" w:rsidDel="00000000" w:rsidP="00000000" w:rsidRDefault="00000000" w:rsidRPr="00000000" w14:paraId="000003FA">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3F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owner_site_agreements</w:t>
      </w:r>
      <w:r w:rsidDel="00000000" w:rsidR="00000000" w:rsidRPr="00000000">
        <w:rPr>
          <w:rtl w:val="0"/>
        </w:rPr>
      </w:r>
    </w:p>
    <w:p w:rsidR="00000000" w:rsidDel="00000000" w:rsidP="00000000" w:rsidRDefault="00000000" w:rsidRPr="00000000" w14:paraId="000003F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3FD">
      <w:pPr>
        <w:pBdr>
          <w:left w:color="2d6a9f" w:space="0" w:sz="6" w:val="single"/>
          <w:right w:color="b0c8de" w:space="0" w:sz="4" w:val="single"/>
        </w:pBdr>
        <w:shd w:fill="f0f5fa" w:val="clear"/>
        <w:ind w:left="200" w:firstLine="0"/>
        <w:rPr/>
      </w:pPr>
      <w:sdt>
        <w:sdtPr>
          <w:id w:val="62546977"/>
          <w:tag w:val="goog_rdk_121"/>
        </w:sdtPr>
        <w:sdtContent>
          <w:r w:rsidDel="00000000" w:rsidR="00000000" w:rsidRPr="00000000">
            <w:rPr>
              <w:rFonts w:ascii="Fira Mono" w:cs="Fira Mono" w:eastAsia="Fira Mono" w:hAnsi="Fira Mono"/>
              <w:color w:val="2d6a9f"/>
              <w:sz w:val="17"/>
              <w:szCs w:val="17"/>
              <w:rtl w:val="0"/>
            </w:rPr>
            <w:t xml:space="preserve">  owner_id          UUID FK → property_owners</w:t>
          </w:r>
        </w:sdtContent>
      </w:sdt>
      <w:r w:rsidDel="00000000" w:rsidR="00000000" w:rsidRPr="00000000">
        <w:rPr>
          <w:rtl w:val="0"/>
        </w:rPr>
      </w:r>
    </w:p>
    <w:p w:rsidR="00000000" w:rsidDel="00000000" w:rsidP="00000000" w:rsidRDefault="00000000" w:rsidRPr="00000000" w14:paraId="000003FE">
      <w:pPr>
        <w:pBdr>
          <w:left w:color="2d6a9f" w:space="0" w:sz="6" w:val="single"/>
          <w:right w:color="b0c8de" w:space="0" w:sz="4" w:val="single"/>
        </w:pBdr>
        <w:shd w:fill="f0f5fa" w:val="clear"/>
        <w:ind w:left="200" w:firstLine="0"/>
        <w:rPr/>
      </w:pPr>
      <w:sdt>
        <w:sdtPr>
          <w:id w:val="-1154699727"/>
          <w:tag w:val="goog_rdk_122"/>
        </w:sdtPr>
        <w:sdtContent>
          <w:r w:rsidDel="00000000" w:rsidR="00000000" w:rsidRPr="00000000">
            <w:rPr>
              <w:rFonts w:ascii="Fira Mono" w:cs="Fira Mono" w:eastAsia="Fira Mono" w:hAnsi="Fira Mono"/>
              <w:color w:val="2d6a9f"/>
              <w:sz w:val="17"/>
              <w:szCs w:val="17"/>
              <w:rtl w:val="0"/>
            </w:rPr>
            <w:t xml:space="preserve">  site_id           UUID FK → sites</w:t>
          </w:r>
        </w:sdtContent>
      </w:sdt>
      <w:r w:rsidDel="00000000" w:rsidR="00000000" w:rsidRPr="00000000">
        <w:rPr>
          <w:rtl w:val="0"/>
        </w:rPr>
      </w:r>
    </w:p>
    <w:p w:rsidR="00000000" w:rsidDel="00000000" w:rsidP="00000000" w:rsidRDefault="00000000" w:rsidRPr="00000000" w14:paraId="000003F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agreement_type    ENUM(revenue_share, fixed_lease)</w:t>
      </w:r>
      <w:r w:rsidDel="00000000" w:rsidR="00000000" w:rsidRPr="00000000">
        <w:rPr>
          <w:rtl w:val="0"/>
        </w:rPr>
      </w:r>
    </w:p>
    <w:p w:rsidR="00000000" w:rsidDel="00000000" w:rsidP="00000000" w:rsidRDefault="00000000" w:rsidRPr="00000000" w14:paraId="0000040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revenue_share_pct DECIMAL(5,4) nullable   -- e.g. 0.6500</w:t>
      </w:r>
      <w:r w:rsidDel="00000000" w:rsidR="00000000" w:rsidRPr="00000000">
        <w:rPr>
          <w:rtl w:val="0"/>
        </w:rPr>
      </w:r>
    </w:p>
    <w:p w:rsidR="00000000" w:rsidDel="00000000" w:rsidP="00000000" w:rsidRDefault="00000000" w:rsidRPr="00000000" w14:paraId="0000040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fixed_monthly_amount DECIMAL(12,2) nullable</w:t>
      </w:r>
      <w:r w:rsidDel="00000000" w:rsidR="00000000" w:rsidRPr="00000000">
        <w:rPr>
          <w:rtl w:val="0"/>
        </w:rPr>
      </w:r>
    </w:p>
    <w:p w:rsidR="00000000" w:rsidDel="00000000" w:rsidP="00000000" w:rsidRDefault="00000000" w:rsidRPr="00000000" w14:paraId="0000040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lease_includes_electricity BOOLEAN</w:t>
      </w:r>
      <w:r w:rsidDel="00000000" w:rsidR="00000000" w:rsidRPr="00000000">
        <w:rPr>
          <w:rtl w:val="0"/>
        </w:rPr>
      </w:r>
    </w:p>
    <w:p w:rsidR="00000000" w:rsidDel="00000000" w:rsidP="00000000" w:rsidRDefault="00000000" w:rsidRPr="00000000" w14:paraId="0000040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lease_includes_cleaning    BOOLEAN</w:t>
      </w:r>
      <w:r w:rsidDel="00000000" w:rsidR="00000000" w:rsidRPr="00000000">
        <w:rPr>
          <w:rtl w:val="0"/>
        </w:rPr>
      </w:r>
    </w:p>
    <w:p w:rsidR="00000000" w:rsidDel="00000000" w:rsidP="00000000" w:rsidRDefault="00000000" w:rsidRPr="00000000" w14:paraId="0000040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escalation_pct    DECIMAL(5,4) nullable</w:t>
      </w:r>
      <w:r w:rsidDel="00000000" w:rsidR="00000000" w:rsidRPr="00000000">
        <w:rPr>
          <w:rtl w:val="0"/>
        </w:rPr>
      </w:r>
    </w:p>
    <w:p w:rsidR="00000000" w:rsidDel="00000000" w:rsidP="00000000" w:rsidRDefault="00000000" w:rsidRPr="00000000" w14:paraId="0000040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escalation_month  SMALLINT nullable</w:t>
      </w:r>
      <w:r w:rsidDel="00000000" w:rsidR="00000000" w:rsidRPr="00000000">
        <w:rPr>
          <w:rtl w:val="0"/>
        </w:rPr>
      </w:r>
    </w:p>
    <w:p w:rsidR="00000000" w:rsidDel="00000000" w:rsidP="00000000" w:rsidRDefault="00000000" w:rsidRPr="00000000" w14:paraId="0000040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start_date        DATE</w:t>
      </w:r>
      <w:r w:rsidDel="00000000" w:rsidR="00000000" w:rsidRPr="00000000">
        <w:rPr>
          <w:rtl w:val="0"/>
        </w:rPr>
      </w:r>
    </w:p>
    <w:p w:rsidR="00000000" w:rsidDel="00000000" w:rsidP="00000000" w:rsidRDefault="00000000" w:rsidRPr="00000000" w14:paraId="0000040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end_date          DATE nullable</w:t>
      </w:r>
      <w:r w:rsidDel="00000000" w:rsidR="00000000" w:rsidRPr="00000000">
        <w:rPr>
          <w:rtl w:val="0"/>
        </w:rPr>
      </w:r>
    </w:p>
    <w:p w:rsidR="00000000" w:rsidDel="00000000" w:rsidP="00000000" w:rsidRDefault="00000000" w:rsidRPr="00000000" w14:paraId="0000040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ENUM(active, terminated, superseded)</w:t>
      </w:r>
      <w:r w:rsidDel="00000000" w:rsidR="00000000" w:rsidRPr="00000000">
        <w:rPr>
          <w:rtl w:val="0"/>
        </w:rPr>
      </w:r>
    </w:p>
    <w:p w:rsidR="00000000" w:rsidDel="00000000" w:rsidP="00000000" w:rsidRDefault="00000000" w:rsidRPr="00000000" w14:paraId="00000409">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40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payout_runs</w:t>
      </w:r>
      <w:r w:rsidDel="00000000" w:rsidR="00000000" w:rsidRPr="00000000">
        <w:rPr>
          <w:rtl w:val="0"/>
        </w:rPr>
      </w:r>
    </w:p>
    <w:p w:rsidR="00000000" w:rsidDel="00000000" w:rsidP="00000000" w:rsidRDefault="00000000" w:rsidRPr="00000000" w14:paraId="0000040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40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payout_month      SMALLINT</w:t>
      </w:r>
      <w:r w:rsidDel="00000000" w:rsidR="00000000" w:rsidRPr="00000000">
        <w:rPr>
          <w:rtl w:val="0"/>
        </w:rPr>
      </w:r>
    </w:p>
    <w:p w:rsidR="00000000" w:rsidDel="00000000" w:rsidP="00000000" w:rsidRDefault="00000000" w:rsidRPr="00000000" w14:paraId="0000040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payout_year       SMALLINT</w:t>
      </w:r>
      <w:r w:rsidDel="00000000" w:rsidR="00000000" w:rsidRPr="00000000">
        <w:rPr>
          <w:rtl w:val="0"/>
        </w:rPr>
      </w:r>
    </w:p>
    <w:p w:rsidR="00000000" w:rsidDel="00000000" w:rsidP="00000000" w:rsidRDefault="00000000" w:rsidRPr="00000000" w14:paraId="0000040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cash_basis_from   DATE</w:t>
      </w:r>
      <w:r w:rsidDel="00000000" w:rsidR="00000000" w:rsidRPr="00000000">
        <w:rPr>
          <w:rtl w:val="0"/>
        </w:rPr>
      </w:r>
    </w:p>
    <w:p w:rsidR="00000000" w:rsidDel="00000000" w:rsidP="00000000" w:rsidRDefault="00000000" w:rsidRPr="00000000" w14:paraId="0000040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cash_basis_to     DATE</w:t>
      </w:r>
      <w:r w:rsidDel="00000000" w:rsidR="00000000" w:rsidRPr="00000000">
        <w:rPr>
          <w:rtl w:val="0"/>
        </w:rPr>
      </w:r>
    </w:p>
    <w:p w:rsidR="00000000" w:rsidDel="00000000" w:rsidP="00000000" w:rsidRDefault="00000000" w:rsidRPr="00000000" w14:paraId="0000041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ENUM(draft, approved, paid, cancelled)</w:t>
      </w:r>
      <w:r w:rsidDel="00000000" w:rsidR="00000000" w:rsidRPr="00000000">
        <w:rPr>
          <w:rtl w:val="0"/>
        </w:rPr>
      </w:r>
    </w:p>
    <w:p w:rsidR="00000000" w:rsidDel="00000000" w:rsidP="00000000" w:rsidRDefault="00000000" w:rsidRPr="00000000" w14:paraId="00000411">
      <w:pPr>
        <w:pBdr>
          <w:left w:color="2d6a9f" w:space="0" w:sz="6" w:val="single"/>
          <w:right w:color="b0c8de" w:space="0" w:sz="4" w:val="single"/>
        </w:pBdr>
        <w:shd w:fill="f0f5fa" w:val="clear"/>
        <w:ind w:left="200" w:firstLine="0"/>
        <w:rPr/>
      </w:pPr>
      <w:sdt>
        <w:sdtPr>
          <w:id w:val="-198823017"/>
          <w:tag w:val="goog_rdk_123"/>
        </w:sdtPr>
        <w:sdtContent>
          <w:r w:rsidDel="00000000" w:rsidR="00000000" w:rsidRPr="00000000">
            <w:rPr>
              <w:rFonts w:ascii="Fira Mono" w:cs="Fira Mono" w:eastAsia="Fira Mono" w:hAnsi="Fira Mono"/>
              <w:color w:val="2d6a9f"/>
              <w:sz w:val="17"/>
              <w:szCs w:val="17"/>
              <w:rtl w:val="0"/>
            </w:rPr>
            <w:t xml:space="preserve">  generated_by / approved_by UUID FK → staff_users</w:t>
          </w:r>
        </w:sdtContent>
      </w:sdt>
      <w:r w:rsidDel="00000000" w:rsidR="00000000" w:rsidRPr="00000000">
        <w:rPr>
          <w:rtl w:val="0"/>
        </w:rPr>
      </w:r>
    </w:p>
    <w:p w:rsidR="00000000" w:rsidDel="00000000" w:rsidP="00000000" w:rsidRDefault="00000000" w:rsidRPr="00000000" w14:paraId="0000041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UNIQUE (payout_month, payout_year)</w:t>
      </w:r>
      <w:r w:rsidDel="00000000" w:rsidR="00000000" w:rsidRPr="00000000">
        <w:rPr>
          <w:rtl w:val="0"/>
        </w:rPr>
      </w:r>
    </w:p>
    <w:p w:rsidR="00000000" w:rsidDel="00000000" w:rsidP="00000000" w:rsidRDefault="00000000" w:rsidRPr="00000000" w14:paraId="00000413">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41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payout_run_owners</w:t>
      </w:r>
      <w:r w:rsidDel="00000000" w:rsidR="00000000" w:rsidRPr="00000000">
        <w:rPr>
          <w:rtl w:val="0"/>
        </w:rPr>
      </w:r>
    </w:p>
    <w:p w:rsidR="00000000" w:rsidDel="00000000" w:rsidP="00000000" w:rsidRDefault="00000000" w:rsidRPr="00000000" w14:paraId="00000415">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416">
      <w:pPr>
        <w:pBdr>
          <w:left w:color="2d6a9f" w:space="0" w:sz="6" w:val="single"/>
          <w:right w:color="b0c8de" w:space="0" w:sz="4" w:val="single"/>
        </w:pBdr>
        <w:shd w:fill="f0f5fa" w:val="clear"/>
        <w:ind w:left="200" w:firstLine="0"/>
        <w:rPr/>
      </w:pPr>
      <w:sdt>
        <w:sdtPr>
          <w:id w:val="-692018341"/>
          <w:tag w:val="goog_rdk_124"/>
        </w:sdtPr>
        <w:sdtContent>
          <w:r w:rsidDel="00000000" w:rsidR="00000000" w:rsidRPr="00000000">
            <w:rPr>
              <w:rFonts w:ascii="Fira Mono" w:cs="Fira Mono" w:eastAsia="Fira Mono" w:hAnsi="Fira Mono"/>
              <w:color w:val="2d6a9f"/>
              <w:sz w:val="17"/>
              <w:szCs w:val="17"/>
              <w:rtl w:val="0"/>
            </w:rPr>
            <w:t xml:space="preserve">  payout_run_id     UUID FK → payout_runs</w:t>
          </w:r>
        </w:sdtContent>
      </w:sdt>
      <w:r w:rsidDel="00000000" w:rsidR="00000000" w:rsidRPr="00000000">
        <w:rPr>
          <w:rtl w:val="0"/>
        </w:rPr>
      </w:r>
    </w:p>
    <w:p w:rsidR="00000000" w:rsidDel="00000000" w:rsidP="00000000" w:rsidRDefault="00000000" w:rsidRPr="00000000" w14:paraId="00000417">
      <w:pPr>
        <w:pBdr>
          <w:left w:color="2d6a9f" w:space="0" w:sz="6" w:val="single"/>
          <w:right w:color="b0c8de" w:space="0" w:sz="4" w:val="single"/>
        </w:pBdr>
        <w:shd w:fill="f0f5fa" w:val="clear"/>
        <w:ind w:left="200" w:firstLine="0"/>
        <w:rPr/>
      </w:pPr>
      <w:sdt>
        <w:sdtPr>
          <w:id w:val="-439087054"/>
          <w:tag w:val="goog_rdk_125"/>
        </w:sdtPr>
        <w:sdtContent>
          <w:r w:rsidDel="00000000" w:rsidR="00000000" w:rsidRPr="00000000">
            <w:rPr>
              <w:rFonts w:ascii="Fira Mono" w:cs="Fira Mono" w:eastAsia="Fira Mono" w:hAnsi="Fira Mono"/>
              <w:color w:val="2d6a9f"/>
              <w:sz w:val="17"/>
              <w:szCs w:val="17"/>
              <w:rtl w:val="0"/>
            </w:rPr>
            <w:t xml:space="preserve">  owner_id          UUID FK → property_owners</w:t>
          </w:r>
        </w:sdtContent>
      </w:sdt>
      <w:r w:rsidDel="00000000" w:rsidR="00000000" w:rsidRPr="00000000">
        <w:rPr>
          <w:rtl w:val="0"/>
        </w:rPr>
      </w:r>
    </w:p>
    <w:p w:rsidR="00000000" w:rsidDel="00000000" w:rsidP="00000000" w:rsidRDefault="00000000" w:rsidRPr="00000000" w14:paraId="00000418">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total_cash_received    DECIMAL(12,2)</w:t>
      </w:r>
      <w:r w:rsidDel="00000000" w:rsidR="00000000" w:rsidRPr="00000000">
        <w:rPr>
          <w:rtl w:val="0"/>
        </w:rPr>
      </w:r>
    </w:p>
    <w:p w:rsidR="00000000" w:rsidDel="00000000" w:rsidP="00000000" w:rsidRDefault="00000000" w:rsidRPr="00000000" w14:paraId="00000419">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total_storage_cash     DECIMAL(12,2)</w:t>
      </w:r>
      <w:r w:rsidDel="00000000" w:rsidR="00000000" w:rsidRPr="00000000">
        <w:rPr>
          <w:rtl w:val="0"/>
        </w:rPr>
      </w:r>
    </w:p>
    <w:p w:rsidR="00000000" w:rsidDel="00000000" w:rsidP="00000000" w:rsidRDefault="00000000" w:rsidRPr="00000000" w14:paraId="0000041A">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total_auction_cash     DECIMAL(12,2)</w:t>
      </w:r>
      <w:r w:rsidDel="00000000" w:rsidR="00000000" w:rsidRPr="00000000">
        <w:rPr>
          <w:rtl w:val="0"/>
        </w:rPr>
      </w:r>
    </w:p>
    <w:p w:rsidR="00000000" w:rsidDel="00000000" w:rsidP="00000000" w:rsidRDefault="00000000" w:rsidRPr="00000000" w14:paraId="0000041B">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total_flexistore_only  DECIMAL(12,2)</w:t>
      </w:r>
      <w:r w:rsidDel="00000000" w:rsidR="00000000" w:rsidRPr="00000000">
        <w:rPr>
          <w:rtl w:val="0"/>
        </w:rPr>
      </w:r>
    </w:p>
    <w:p w:rsidR="00000000" w:rsidDel="00000000" w:rsidP="00000000" w:rsidRDefault="00000000" w:rsidRPr="00000000" w14:paraId="0000041C">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total_invoiced         DECIMAL(12,2)</w:t>
      </w:r>
      <w:r w:rsidDel="00000000" w:rsidR="00000000" w:rsidRPr="00000000">
        <w:rPr>
          <w:rtl w:val="0"/>
        </w:rPr>
      </w:r>
    </w:p>
    <w:p w:rsidR="00000000" w:rsidDel="00000000" w:rsidP="00000000" w:rsidRDefault="00000000" w:rsidRPr="00000000" w14:paraId="0000041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total_uncollected      DECIMAL(12,2)</w:t>
      </w:r>
      <w:r w:rsidDel="00000000" w:rsidR="00000000" w:rsidRPr="00000000">
        <w:rPr>
          <w:rtl w:val="0"/>
        </w:rPr>
      </w:r>
    </w:p>
    <w:p w:rsidR="00000000" w:rsidDel="00000000" w:rsidP="00000000" w:rsidRDefault="00000000" w:rsidRPr="00000000" w14:paraId="0000041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owner_share_pct        DECIMAL(5,4)</w:t>
      </w:r>
      <w:r w:rsidDel="00000000" w:rsidR="00000000" w:rsidRPr="00000000">
        <w:rPr>
          <w:rtl w:val="0"/>
        </w:rPr>
      </w:r>
    </w:p>
    <w:p w:rsidR="00000000" w:rsidDel="00000000" w:rsidP="00000000" w:rsidRDefault="00000000" w:rsidRPr="00000000" w14:paraId="0000041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owner_share_calculated DECIMAL(12,2)</w:t>
      </w:r>
      <w:r w:rsidDel="00000000" w:rsidR="00000000" w:rsidRPr="00000000">
        <w:rPr>
          <w:rtl w:val="0"/>
        </w:rPr>
      </w:r>
    </w:p>
    <w:p w:rsidR="00000000" w:rsidDel="00000000" w:rsidP="00000000" w:rsidRDefault="00000000" w:rsidRPr="00000000" w14:paraId="00000420">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manual_adjustments     DECIMAL(12,2)</w:t>
      </w:r>
      <w:r w:rsidDel="00000000" w:rsidR="00000000" w:rsidRPr="00000000">
        <w:rPr>
          <w:rtl w:val="0"/>
        </w:rPr>
      </w:r>
    </w:p>
    <w:p w:rsidR="00000000" w:rsidDel="00000000" w:rsidP="00000000" w:rsidRDefault="00000000" w:rsidRPr="00000000" w14:paraId="00000421">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total_payout_amount    DECIMAL(12,2)</w:t>
      </w:r>
      <w:r w:rsidDel="00000000" w:rsidR="00000000" w:rsidRPr="00000000">
        <w:rPr>
          <w:rtl w:val="0"/>
        </w:rPr>
      </w:r>
    </w:p>
    <w:p w:rsidR="00000000" w:rsidDel="00000000" w:rsidP="00000000" w:rsidRDefault="00000000" w:rsidRPr="00000000" w14:paraId="00000422">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payment_date           DATE nullable</w:t>
      </w:r>
      <w:r w:rsidDel="00000000" w:rsidR="00000000" w:rsidRPr="00000000">
        <w:rPr>
          <w:rtl w:val="0"/>
        </w:rPr>
      </w:r>
    </w:p>
    <w:p w:rsidR="00000000" w:rsidDel="00000000" w:rsidP="00000000" w:rsidRDefault="00000000" w:rsidRPr="00000000" w14:paraId="00000423">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payment_reference      VARCHAR(200) nullable</w:t>
      </w:r>
      <w:r w:rsidDel="00000000" w:rsidR="00000000" w:rsidRPr="00000000">
        <w:rPr>
          <w:rtl w:val="0"/>
        </w:rPr>
      </w:r>
    </w:p>
    <w:p w:rsidR="00000000" w:rsidDel="00000000" w:rsidP="00000000" w:rsidRDefault="00000000" w:rsidRPr="00000000" w14:paraId="00000424">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status                 ENUM(pending, approved, paid)</w:t>
      </w:r>
      <w:r w:rsidDel="00000000" w:rsidR="00000000" w:rsidRPr="00000000">
        <w:rPr>
          <w:rtl w:val="0"/>
        </w:rPr>
      </w:r>
    </w:p>
    <w:p w:rsidR="00000000" w:rsidDel="00000000" w:rsidP="00000000" w:rsidRDefault="00000000" w:rsidRPr="00000000" w14:paraId="00000425">
      <w:pPr>
        <w:pBdr>
          <w:left w:color="2d6a9f" w:space="0" w:sz="6" w:val="single"/>
          <w:right w:color="b0c8de" w:space="0" w:sz="4" w:val="single"/>
        </w:pBdr>
        <w:shd w:fill="f0f5fa" w:val="clear"/>
        <w:ind w:left="200" w:firstLine="0"/>
        <w:rPr/>
      </w:pPr>
      <w:r w:rsidDel="00000000" w:rsidR="00000000" w:rsidRPr="00000000">
        <w:rPr>
          <w:rtl w:val="0"/>
        </w:rPr>
      </w:r>
    </w:p>
    <w:p w:rsidR="00000000" w:rsidDel="00000000" w:rsidP="00000000" w:rsidRDefault="00000000" w:rsidRPr="00000000" w14:paraId="00000426">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payout_run_payment_lines  (full audit trail)</w:t>
      </w:r>
      <w:r w:rsidDel="00000000" w:rsidR="00000000" w:rsidRPr="00000000">
        <w:rPr>
          <w:rtl w:val="0"/>
        </w:rPr>
      </w:r>
    </w:p>
    <w:p w:rsidR="00000000" w:rsidDel="00000000" w:rsidP="00000000" w:rsidRDefault="00000000" w:rsidRPr="00000000" w14:paraId="00000427">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id                UUID PK</w:t>
      </w:r>
      <w:r w:rsidDel="00000000" w:rsidR="00000000" w:rsidRPr="00000000">
        <w:rPr>
          <w:rtl w:val="0"/>
        </w:rPr>
      </w:r>
    </w:p>
    <w:p w:rsidR="00000000" w:rsidDel="00000000" w:rsidP="00000000" w:rsidRDefault="00000000" w:rsidRPr="00000000" w14:paraId="00000428">
      <w:pPr>
        <w:pBdr>
          <w:left w:color="2d6a9f" w:space="0" w:sz="6" w:val="single"/>
          <w:right w:color="b0c8de" w:space="0" w:sz="4" w:val="single"/>
        </w:pBdr>
        <w:shd w:fill="f0f5fa" w:val="clear"/>
        <w:ind w:left="200" w:firstLine="0"/>
        <w:rPr/>
      </w:pPr>
      <w:sdt>
        <w:sdtPr>
          <w:id w:val="1364167495"/>
          <w:tag w:val="goog_rdk_126"/>
        </w:sdtPr>
        <w:sdtContent>
          <w:r w:rsidDel="00000000" w:rsidR="00000000" w:rsidRPr="00000000">
            <w:rPr>
              <w:rFonts w:ascii="Fira Mono" w:cs="Fira Mono" w:eastAsia="Fira Mono" w:hAnsi="Fira Mono"/>
              <w:color w:val="2d6a9f"/>
              <w:sz w:val="17"/>
              <w:szCs w:val="17"/>
              <w:rtl w:val="0"/>
            </w:rPr>
            <w:t xml:space="preserve">  payout_run_site_id UUID FK → payout_run_sites</w:t>
          </w:r>
        </w:sdtContent>
      </w:sdt>
      <w:r w:rsidDel="00000000" w:rsidR="00000000" w:rsidRPr="00000000">
        <w:rPr>
          <w:rtl w:val="0"/>
        </w:rPr>
      </w:r>
    </w:p>
    <w:p w:rsidR="00000000" w:rsidDel="00000000" w:rsidP="00000000" w:rsidRDefault="00000000" w:rsidRPr="00000000" w14:paraId="00000429">
      <w:pPr>
        <w:pBdr>
          <w:left w:color="2d6a9f" w:space="0" w:sz="6" w:val="single"/>
          <w:right w:color="b0c8de" w:space="0" w:sz="4" w:val="single"/>
        </w:pBdr>
        <w:shd w:fill="f0f5fa" w:val="clear"/>
        <w:ind w:left="200" w:firstLine="0"/>
        <w:rPr/>
      </w:pPr>
      <w:sdt>
        <w:sdtPr>
          <w:id w:val="1489934159"/>
          <w:tag w:val="goog_rdk_127"/>
        </w:sdtPr>
        <w:sdtContent>
          <w:r w:rsidDel="00000000" w:rsidR="00000000" w:rsidRPr="00000000">
            <w:rPr>
              <w:rFonts w:ascii="Fira Mono" w:cs="Fira Mono" w:eastAsia="Fira Mono" w:hAnsi="Fira Mono"/>
              <w:color w:val="2d6a9f"/>
              <w:sz w:val="17"/>
              <w:szCs w:val="17"/>
              <w:rtl w:val="0"/>
            </w:rPr>
            <w:t xml:space="preserve">  payment_id        UUID FK → payments</w:t>
          </w:r>
        </w:sdtContent>
      </w:sdt>
      <w:r w:rsidDel="00000000" w:rsidR="00000000" w:rsidRPr="00000000">
        <w:rPr>
          <w:rtl w:val="0"/>
        </w:rPr>
      </w:r>
    </w:p>
    <w:p w:rsidR="00000000" w:rsidDel="00000000" w:rsidP="00000000" w:rsidRDefault="00000000" w:rsidRPr="00000000" w14:paraId="0000042A">
      <w:pPr>
        <w:pBdr>
          <w:left w:color="2d6a9f" w:space="0" w:sz="6" w:val="single"/>
          <w:right w:color="b0c8de" w:space="0" w:sz="4" w:val="single"/>
        </w:pBdr>
        <w:shd w:fill="f0f5fa" w:val="clear"/>
        <w:ind w:left="200" w:firstLine="0"/>
        <w:rPr/>
      </w:pPr>
      <w:sdt>
        <w:sdtPr>
          <w:id w:val="-245545792"/>
          <w:tag w:val="goog_rdk_128"/>
        </w:sdtPr>
        <w:sdtContent>
          <w:r w:rsidDel="00000000" w:rsidR="00000000" w:rsidRPr="00000000">
            <w:rPr>
              <w:rFonts w:ascii="Fira Mono" w:cs="Fira Mono" w:eastAsia="Fira Mono" w:hAnsi="Fira Mono"/>
              <w:color w:val="2d6a9f"/>
              <w:sz w:val="17"/>
              <w:szCs w:val="17"/>
              <w:rtl w:val="0"/>
            </w:rPr>
            <w:t xml:space="preserve">  invoice_id        UUID FK → invoices</w:t>
          </w:r>
        </w:sdtContent>
      </w:sdt>
      <w:r w:rsidDel="00000000" w:rsidR="00000000" w:rsidRPr="00000000">
        <w:rPr>
          <w:rtl w:val="0"/>
        </w:rPr>
      </w:r>
    </w:p>
    <w:p w:rsidR="00000000" w:rsidDel="00000000" w:rsidP="00000000" w:rsidRDefault="00000000" w:rsidRPr="00000000" w14:paraId="0000042B">
      <w:pPr>
        <w:pBdr>
          <w:left w:color="2d6a9f" w:space="0" w:sz="6" w:val="single"/>
          <w:right w:color="b0c8de" w:space="0" w:sz="4" w:val="single"/>
        </w:pBdr>
        <w:shd w:fill="f0f5fa" w:val="clear"/>
        <w:ind w:left="200" w:firstLine="0"/>
        <w:rPr/>
      </w:pPr>
      <w:sdt>
        <w:sdtPr>
          <w:id w:val="1224900539"/>
          <w:tag w:val="goog_rdk_129"/>
        </w:sdtPr>
        <w:sdtContent>
          <w:r w:rsidDel="00000000" w:rsidR="00000000" w:rsidRPr="00000000">
            <w:rPr>
              <w:rFonts w:ascii="Fira Mono" w:cs="Fira Mono" w:eastAsia="Fira Mono" w:hAnsi="Fira Mono"/>
              <w:color w:val="2d6a9f"/>
              <w:sz w:val="17"/>
              <w:szCs w:val="17"/>
              <w:rtl w:val="0"/>
            </w:rPr>
            <w:t xml:space="preserve">  invoice_line_item_id UUID FK → invoice_line_items</w:t>
          </w:r>
        </w:sdtContent>
      </w:sdt>
      <w:r w:rsidDel="00000000" w:rsidR="00000000" w:rsidRPr="00000000">
        <w:rPr>
          <w:rtl w:val="0"/>
        </w:rPr>
      </w:r>
    </w:p>
    <w:p w:rsidR="00000000" w:rsidDel="00000000" w:rsidP="00000000" w:rsidRDefault="00000000" w:rsidRPr="00000000" w14:paraId="0000042C">
      <w:pPr>
        <w:pBdr>
          <w:left w:color="2d6a9f" w:space="0" w:sz="6" w:val="single"/>
          <w:right w:color="b0c8de" w:space="0" w:sz="4" w:val="single"/>
        </w:pBdr>
        <w:shd w:fill="f0f5fa" w:val="clear"/>
        <w:ind w:left="200" w:firstLine="0"/>
        <w:rPr/>
      </w:pPr>
      <w:sdt>
        <w:sdtPr>
          <w:id w:val="-162804620"/>
          <w:tag w:val="goog_rdk_130"/>
        </w:sdtPr>
        <w:sdtContent>
          <w:r w:rsidDel="00000000" w:rsidR="00000000" w:rsidRPr="00000000">
            <w:rPr>
              <w:rFonts w:ascii="Fira Mono" w:cs="Fira Mono" w:eastAsia="Fira Mono" w:hAnsi="Fira Mono"/>
              <w:color w:val="2d6a9f"/>
              <w:sz w:val="17"/>
              <w:szCs w:val="17"/>
              <w:rtl w:val="0"/>
            </w:rPr>
            <w:t xml:space="preserve">  product_type_id   UUID FK → product_types</w:t>
          </w:r>
        </w:sdtContent>
      </w:sdt>
      <w:r w:rsidDel="00000000" w:rsidR="00000000" w:rsidRPr="00000000">
        <w:rPr>
          <w:rtl w:val="0"/>
        </w:rPr>
      </w:r>
    </w:p>
    <w:p w:rsidR="00000000" w:rsidDel="00000000" w:rsidP="00000000" w:rsidRDefault="00000000" w:rsidRPr="00000000" w14:paraId="0000042D">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revenue_share_eligible BOOLEAN</w:t>
      </w:r>
      <w:r w:rsidDel="00000000" w:rsidR="00000000" w:rsidRPr="00000000">
        <w:rPr>
          <w:rtl w:val="0"/>
        </w:rPr>
      </w:r>
    </w:p>
    <w:p w:rsidR="00000000" w:rsidDel="00000000" w:rsidP="00000000" w:rsidRDefault="00000000" w:rsidRPr="00000000" w14:paraId="0000042E">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amount_settled    DECIMAL(10,2)</w:t>
      </w:r>
      <w:r w:rsidDel="00000000" w:rsidR="00000000" w:rsidRPr="00000000">
        <w:rPr>
          <w:rtl w:val="0"/>
        </w:rPr>
      </w:r>
    </w:p>
    <w:p w:rsidR="00000000" w:rsidDel="00000000" w:rsidP="00000000" w:rsidRDefault="00000000" w:rsidRPr="00000000" w14:paraId="0000042F">
      <w:pPr>
        <w:pBdr>
          <w:left w:color="2d6a9f" w:space="0" w:sz="6" w:val="single"/>
          <w:right w:color="b0c8de" w:space="0" w:sz="4" w:val="single"/>
        </w:pBdr>
        <w:shd w:fill="f0f5fa" w:val="clear"/>
        <w:ind w:left="200" w:firstLine="0"/>
        <w:rPr/>
      </w:pPr>
      <w:r w:rsidDel="00000000" w:rsidR="00000000" w:rsidRPr="00000000">
        <w:rPr>
          <w:rFonts w:ascii="Courier New" w:cs="Courier New" w:eastAsia="Courier New" w:hAnsi="Courier New"/>
          <w:color w:val="2d6a9f"/>
          <w:sz w:val="17"/>
          <w:szCs w:val="17"/>
          <w:rtl w:val="0"/>
        </w:rPr>
        <w:t xml:space="preserve">  owner_share_amount DECIMAL(10,2)</w:t>
      </w:r>
      <w:r w:rsidDel="00000000" w:rsidR="00000000" w:rsidRPr="00000000">
        <w:rPr>
          <w:rtl w:val="0"/>
        </w:rPr>
      </w:r>
    </w:p>
    <w:p w:rsidR="00000000" w:rsidDel="00000000" w:rsidP="00000000" w:rsidRDefault="00000000" w:rsidRPr="00000000" w14:paraId="00000430">
      <w:pPr>
        <w:pBdr>
          <w:left w:color="2d6a9f" w:space="0" w:sz="6" w:val="single"/>
          <w:bottom w:color="b0c8de" w:space="0" w:sz="4" w:val="single"/>
          <w:right w:color="b0c8de" w:space="0" w:sz="4" w:val="single"/>
        </w:pBdr>
        <w:shd w:fill="f0f5fa" w:val="clear"/>
        <w:spacing w:after="120" w:lineRule="auto"/>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2"/>
        <w:rPr/>
      </w:pPr>
      <w:r w:rsidDel="00000000" w:rsidR="00000000" w:rsidRPr="00000000">
        <w:rPr>
          <w:rtl w:val="0"/>
        </w:rPr>
        <w:t xml:space="preserve">6.4 Business Rules (Application Layer)</w:t>
      </w:r>
    </w:p>
    <w:p w:rsidR="00000000" w:rsidDel="00000000" w:rsidP="00000000" w:rsidRDefault="00000000" w:rsidRPr="00000000" w14:paraId="00000433">
      <w:pPr>
        <w:spacing w:after="100" w:before="60" w:lineRule="auto"/>
        <w:rPr/>
      </w:pPr>
      <w:r w:rsidDel="00000000" w:rsidR="00000000" w:rsidRPr="00000000">
        <w:rPr>
          <w:rtl w:val="0"/>
        </w:rPr>
        <w:t xml:space="preserve">The following rules cannot be enforced by SQL constraints alone. They are mandatory application-layer rules:</w:t>
      </w:r>
    </w:p>
    <w:p w:rsidR="00000000" w:rsidDel="00000000" w:rsidP="00000000" w:rsidRDefault="00000000" w:rsidRPr="00000000" w14:paraId="00000434">
      <w:pPr>
        <w:rPr/>
      </w:pPr>
      <w:r w:rsidDel="00000000" w:rsidR="00000000" w:rsidRPr="00000000">
        <w:rPr>
          <w:rtl w:val="0"/>
        </w:rPr>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00"/>
        <w:tblGridChange w:id="0">
          <w:tblGrid>
            <w:gridCol w:w="2800"/>
            <w:gridCol w:w="64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35">
            <w:pPr>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3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37">
            <w:pPr>
              <w:rPr/>
            </w:pPr>
            <w:r w:rsidDel="00000000" w:rsidR="00000000" w:rsidRPr="00000000">
              <w:rPr>
                <w:sz w:val="20"/>
                <w:szCs w:val="20"/>
                <w:rtl w:val="0"/>
              </w:rPr>
              <w:t xml:space="preserve">One active subscription per unit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38">
            <w:pPr>
              <w:rPr/>
            </w:pPr>
            <w:r w:rsidDel="00000000" w:rsidR="00000000" w:rsidRPr="00000000">
              <w:rPr>
                <w:sz w:val="20"/>
                <w:szCs w:val="20"/>
                <w:rtl w:val="0"/>
              </w:rPr>
              <w:t xml:space="preserve">A unit with status occupied cannot receive a new subscription until current one reaches cancelled status and effective_end_date has passed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39">
            <w:pPr>
              <w:rPr/>
            </w:pPr>
            <w:r w:rsidDel="00000000" w:rsidR="00000000" w:rsidRPr="00000000">
              <w:rPr>
                <w:sz w:val="20"/>
                <w:szCs w:val="20"/>
                <w:rtl w:val="0"/>
              </w:rPr>
              <w:t xml:space="preserve">contracted_price immutability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3A">
            <w:pPr>
              <w:rPr/>
            </w:pPr>
            <w:r w:rsidDel="00000000" w:rsidR="00000000" w:rsidRPr="00000000">
              <w:rPr>
                <w:sz w:val="20"/>
                <w:szCs w:val="20"/>
                <w:rtl w:val="0"/>
              </w:rPr>
              <w:t xml:space="preserve">contracted_price is set once at sign-up. Only the scheduled price increase engine (with notice period) can modify it. Dynamic pricing never touches it.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3B">
            <w:pPr>
              <w:rPr/>
            </w:pPr>
            <w:r w:rsidDel="00000000" w:rsidR="00000000" w:rsidRPr="00000000">
              <w:rPr>
                <w:sz w:val="20"/>
                <w:szCs w:val="20"/>
                <w:rtl w:val="0"/>
              </w:rPr>
              <w:t xml:space="preserve">Billing day permanence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3C">
            <w:pPr>
              <w:rPr/>
            </w:pPr>
            <w:r w:rsidDel="00000000" w:rsidR="00000000" w:rsidRPr="00000000">
              <w:rPr>
                <w:sz w:val="20"/>
                <w:szCs w:val="20"/>
                <w:rtl w:val="0"/>
              </w:rPr>
              <w:t xml:space="preserve">billing_day is derived from start_date at creation and never changed. Runtime resolution handles short months.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3D">
            <w:pPr>
              <w:rPr/>
            </w:pPr>
            <w:r w:rsidDel="00000000" w:rsidR="00000000" w:rsidRPr="00000000">
              <w:rPr>
                <w:sz w:val="20"/>
                <w:szCs w:val="20"/>
                <w:rtl w:val="0"/>
              </w:rPr>
              <w:t xml:space="preserve">Overlock before manual queue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3E">
            <w:pPr>
              <w:rPr/>
            </w:pPr>
            <w:r w:rsidDel="00000000" w:rsidR="00000000" w:rsidRPr="00000000">
              <w:rPr>
                <w:sz w:val="20"/>
                <w:szCs w:val="20"/>
                <w:rtl w:val="0"/>
              </w:rPr>
              <w:t xml:space="preserve">Overlock command must fire before account appears in manual collections list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3F">
            <w:pPr>
              <w:rPr/>
            </w:pPr>
            <w:r w:rsidDel="00000000" w:rsidR="00000000" w:rsidRPr="00000000">
              <w:rPr>
                <w:sz w:val="20"/>
                <w:szCs w:val="20"/>
                <w:rtl w:val="0"/>
              </w:rPr>
              <w:t xml:space="preserve">Xero idempotency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40">
            <w:pPr>
              <w:rPr/>
            </w:pPr>
            <w:r w:rsidDel="00000000" w:rsidR="00000000" w:rsidRPr="00000000">
              <w:rPr>
                <w:sz w:val="20"/>
                <w:szCs w:val="20"/>
                <w:rtl w:val="0"/>
              </w:rPr>
              <w:t xml:space="preserve">Re-running export for a period must not create duplicate Xero records. Check xero_invoice_id before push.</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41">
            <w:pPr>
              <w:rPr/>
            </w:pPr>
            <w:r w:rsidDel="00000000" w:rsidR="00000000" w:rsidRPr="00000000">
              <w:rPr>
                <w:sz w:val="20"/>
                <w:szCs w:val="20"/>
                <w:rtl w:val="0"/>
              </w:rPr>
              <w:t xml:space="preserve">VAT rate from config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42">
            <w:pPr>
              <w:rPr/>
            </w:pPr>
            <w:r w:rsidDel="00000000" w:rsidR="00000000" w:rsidRPr="00000000">
              <w:rPr>
                <w:sz w:val="20"/>
                <w:szCs w:val="20"/>
                <w:rtl w:val="0"/>
              </w:rPr>
              <w:t xml:space="preserve">VAT rate always read from system_config at invoice generation time — never hardcoded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43">
            <w:pPr>
              <w:rPr/>
            </w:pPr>
            <w:r w:rsidDel="00000000" w:rsidR="00000000" w:rsidRPr="00000000">
              <w:rPr>
                <w:sz w:val="20"/>
                <w:szCs w:val="20"/>
                <w:rtl w:val="0"/>
              </w:rPr>
              <w:t xml:space="preserve">Payout reconciliation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44">
            <w:pPr>
              <w:rPr/>
            </w:pPr>
            <w:r w:rsidDel="00000000" w:rsidR="00000000" w:rsidRPr="00000000">
              <w:rPr>
                <w:sz w:val="20"/>
                <w:szCs w:val="20"/>
                <w:rtl w:val="0"/>
              </w:rPr>
              <w:t xml:space="preserve">sum(payout_run_payment_lines.amount_settled) must equal payout_run_sites.total_cash_received before approval</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45">
            <w:pPr>
              <w:rPr/>
            </w:pPr>
            <w:r w:rsidDel="00000000" w:rsidR="00000000" w:rsidRPr="00000000">
              <w:rPr>
                <w:sz w:val="20"/>
                <w:szCs w:val="20"/>
                <w:rtl w:val="0"/>
              </w:rPr>
              <w:t xml:space="preserve">Soft delete everywhere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46">
            <w:pPr>
              <w:rPr/>
            </w:pPr>
            <w:r w:rsidDel="00000000" w:rsidR="00000000" w:rsidRPr="00000000">
              <w:rPr>
                <w:sz w:val="20"/>
                <w:szCs w:val="20"/>
                <w:rtl w:val="0"/>
              </w:rPr>
              <w:t xml:space="preserve">No hard deletes in any table. deleted_at is set instead.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47">
            <w:pPr>
              <w:rPr/>
            </w:pPr>
            <w:r w:rsidDel="00000000" w:rsidR="00000000" w:rsidRPr="00000000">
              <w:rPr>
                <w:sz w:val="20"/>
                <w:szCs w:val="20"/>
                <w:rtl w:val="0"/>
              </w:rPr>
              <w:t xml:space="preserve">Authorised persons — access only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48">
            <w:pPr>
              <w:rPr/>
            </w:pPr>
            <w:r w:rsidDel="00000000" w:rsidR="00000000" w:rsidRPr="00000000">
              <w:rPr>
                <w:sz w:val="20"/>
                <w:szCs w:val="20"/>
                <w:rtl w:val="0"/>
              </w:rPr>
              <w:t xml:space="preserve">Authorised persons can open doors. They cannot view invoices, make payments, or modify subscriptions.</w:t>
            </w:r>
            <w:r w:rsidDel="00000000" w:rsidR="00000000" w:rsidRPr="00000000">
              <w:rPr>
                <w:rtl w:val="0"/>
              </w:rPr>
            </w:r>
          </w:p>
        </w:tc>
      </w:tr>
    </w:tbl>
    <w:p w:rsidR="00000000" w:rsidDel="00000000" w:rsidP="00000000" w:rsidRDefault="00000000" w:rsidRPr="00000000" w14:paraId="00000449">
      <w:pPr>
        <w:rPr/>
      </w:pPr>
      <w:r w:rsidDel="00000000" w:rsidR="00000000" w:rsidRPr="00000000">
        <w:br w:type="page"/>
      </w:r>
      <w:r w:rsidDel="00000000" w:rsidR="00000000" w:rsidRPr="00000000">
        <w:rPr>
          <w:rtl w:val="0"/>
        </w:rPr>
      </w:r>
    </w:p>
    <w:p w:rsidR="00000000" w:rsidDel="00000000" w:rsidP="00000000" w:rsidRDefault="00000000" w:rsidRPr="00000000" w14:paraId="0000044A">
      <w:pPr>
        <w:pStyle w:val="Heading1"/>
        <w:pBdr>
          <w:bottom w:color="e8501a" w:space="4" w:sz="4" w:val="single"/>
        </w:pBdr>
        <w:rPr/>
      </w:pPr>
      <w:r w:rsidDel="00000000" w:rsidR="00000000" w:rsidRPr="00000000">
        <w:rPr>
          <w:rtl w:val="0"/>
        </w:rPr>
        <w:t xml:space="preserve">7. UX Design Standards</w:t>
      </w:r>
    </w:p>
    <w:p w:rsidR="00000000" w:rsidDel="00000000" w:rsidP="00000000" w:rsidRDefault="00000000" w:rsidRPr="00000000" w14:paraId="0000044B">
      <w:pPr>
        <w:pStyle w:val="Heading2"/>
        <w:rPr/>
      </w:pPr>
      <w:r w:rsidDel="00000000" w:rsidR="00000000" w:rsidRPr="00000000">
        <w:rPr>
          <w:rtl w:val="0"/>
        </w:rPr>
        <w:t xml:space="preserve">7.1 Design System — Material Design 3</w:t>
      </w:r>
    </w:p>
    <w:p w:rsidR="00000000" w:rsidDel="00000000" w:rsidP="00000000" w:rsidRDefault="00000000" w:rsidRPr="00000000" w14:paraId="0000044C">
      <w:pPr>
        <w:spacing w:after="100" w:before="60" w:lineRule="auto"/>
        <w:rPr/>
      </w:pPr>
      <w:r w:rsidDel="00000000" w:rsidR="00000000" w:rsidRPr="00000000">
        <w:rPr>
          <w:rtl w:val="0"/>
        </w:rPr>
        <w:t xml:space="preserve">The platform follows Google's Material Design 3 (M3) specification throughout. M3 provides a systematic approach to colour, typography, components, and motion that ensures visual consistency, accessibility, and a familiar, trustworthy interface for South African business users.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3"/>
        <w:rPr/>
      </w:pPr>
      <w:r w:rsidDel="00000000" w:rsidR="00000000" w:rsidRPr="00000000">
        <w:rPr>
          <w:rtl w:val="0"/>
        </w:rPr>
        <w:t xml:space="preserve">7.1.1 Colour System</w:t>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800"/>
        <w:tblGridChange w:id="0">
          <w:tblGrid>
            <w:gridCol w:w="1600"/>
            <w:gridCol w:w="2800"/>
            <w:gridCol w:w="4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4F">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50">
            <w:pPr>
              <w:rPr/>
            </w:pPr>
            <w:r w:rsidDel="00000000" w:rsidR="00000000" w:rsidRPr="00000000">
              <w:rPr>
                <w:b w:val="1"/>
                <w:bCs w:val="1"/>
                <w:color w:val="ffffff"/>
                <w:sz w:val="20"/>
                <w:szCs w:val="20"/>
                <w:rtl w:val="0"/>
              </w:rPr>
              <w:t xml:space="preserve">Token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51">
            <w:pPr>
              <w:rPr/>
            </w:pPr>
            <w:r w:rsidDel="00000000" w:rsidR="00000000" w:rsidRPr="00000000">
              <w:rPr>
                <w:b w:val="1"/>
                <w:bCs w:val="1"/>
                <w:color w:val="ffffff"/>
                <w:sz w:val="20"/>
                <w:szCs w:val="20"/>
                <w:rtl w:val="0"/>
              </w:rPr>
              <w:t xml:space="preserve">Usage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2">
            <w:pPr>
              <w:rPr/>
            </w:pPr>
            <w:r w:rsidDel="00000000" w:rsidR="00000000" w:rsidRPr="00000000">
              <w:rPr>
                <w:sz w:val="20"/>
                <w:szCs w:val="20"/>
                <w:rtl w:val="0"/>
              </w:rPr>
              <w:t xml:space="preserve">Primary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3">
            <w:pPr>
              <w:rPr/>
            </w:pPr>
            <w:r w:rsidDel="00000000" w:rsidR="00000000" w:rsidRPr="00000000">
              <w:rPr>
                <w:sz w:val="20"/>
                <w:szCs w:val="20"/>
                <w:rtl w:val="0"/>
              </w:rPr>
              <w:t xml:space="preserve">md.sys.color.primary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4">
            <w:pPr>
              <w:rPr/>
            </w:pPr>
            <w:r w:rsidDel="00000000" w:rsidR="00000000" w:rsidRPr="00000000">
              <w:rPr>
                <w:sz w:val="20"/>
                <w:szCs w:val="20"/>
                <w:rtl w:val="0"/>
              </w:rPr>
              <w:t xml:space="preserve">Navigation, key actions, active states — use Flexistore navy (#1A3C5E)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55">
            <w:pPr>
              <w:rPr/>
            </w:pPr>
            <w:r w:rsidDel="00000000" w:rsidR="00000000" w:rsidRPr="00000000">
              <w:rPr>
                <w:sz w:val="20"/>
                <w:szCs w:val="20"/>
                <w:rtl w:val="0"/>
              </w:rPr>
              <w:t xml:space="preserve">Secondary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56">
            <w:pPr>
              <w:rPr/>
            </w:pPr>
            <w:r w:rsidDel="00000000" w:rsidR="00000000" w:rsidRPr="00000000">
              <w:rPr>
                <w:sz w:val="20"/>
                <w:szCs w:val="20"/>
                <w:rtl w:val="0"/>
              </w:rPr>
              <w:t xml:space="preserve">md.sys.color.secondary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57">
            <w:pPr>
              <w:rPr/>
            </w:pPr>
            <w:r w:rsidDel="00000000" w:rsidR="00000000" w:rsidRPr="00000000">
              <w:rPr>
                <w:sz w:val="20"/>
                <w:szCs w:val="20"/>
                <w:rtl w:val="0"/>
              </w:rPr>
              <w:t xml:space="preserve">Supporting elements, chips, secondary buttons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8">
            <w:pPr>
              <w:rPr/>
            </w:pPr>
            <w:r w:rsidDel="00000000" w:rsidR="00000000" w:rsidRPr="00000000">
              <w:rPr>
                <w:sz w:val="20"/>
                <w:szCs w:val="20"/>
                <w:rtl w:val="0"/>
              </w:rPr>
              <w:t xml:space="preserve">Tertiary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9">
            <w:pPr>
              <w:rPr/>
            </w:pPr>
            <w:r w:rsidDel="00000000" w:rsidR="00000000" w:rsidRPr="00000000">
              <w:rPr>
                <w:sz w:val="20"/>
                <w:szCs w:val="20"/>
                <w:rtl w:val="0"/>
              </w:rPr>
              <w:t xml:space="preserve">md.sys.color.tertiary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A">
            <w:pPr>
              <w:rPr/>
            </w:pPr>
            <w:r w:rsidDel="00000000" w:rsidR="00000000" w:rsidRPr="00000000">
              <w:rPr>
                <w:sz w:val="20"/>
                <w:szCs w:val="20"/>
                <w:rtl w:val="0"/>
              </w:rPr>
              <w:t xml:space="preserve">Accent highlights — Flexistore orange (#E8501A)</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5B">
            <w:pPr>
              <w:rPr/>
            </w:pPr>
            <w:r w:rsidDel="00000000" w:rsidR="00000000" w:rsidRPr="00000000">
              <w:rPr>
                <w:sz w:val="20"/>
                <w:szCs w:val="20"/>
                <w:rtl w:val="0"/>
              </w:rPr>
              <w:t xml:space="preserve">Error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5C">
            <w:pPr>
              <w:rPr/>
            </w:pPr>
            <w:r w:rsidDel="00000000" w:rsidR="00000000" w:rsidRPr="00000000">
              <w:rPr>
                <w:sz w:val="20"/>
                <w:szCs w:val="20"/>
                <w:rtl w:val="0"/>
              </w:rPr>
              <w:t xml:space="preserve">md.sys.color.error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5D">
            <w:pPr>
              <w:rPr/>
            </w:pPr>
            <w:r w:rsidDel="00000000" w:rsidR="00000000" w:rsidRPr="00000000">
              <w:rPr>
                <w:sz w:val="20"/>
                <w:szCs w:val="20"/>
                <w:rtl w:val="0"/>
              </w:rPr>
              <w:t xml:space="preserve">Overdue balances, failed payments, critical alerts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E">
            <w:pPr>
              <w:rPr/>
            </w:pPr>
            <w:r w:rsidDel="00000000" w:rsidR="00000000" w:rsidRPr="00000000">
              <w:rPr>
                <w:sz w:val="20"/>
                <w:szCs w:val="20"/>
                <w:rtl w:val="0"/>
              </w:rPr>
              <w:t xml:space="preserve">Surface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5F">
            <w:pPr>
              <w:rPr/>
            </w:pPr>
            <w:r w:rsidDel="00000000" w:rsidR="00000000" w:rsidRPr="00000000">
              <w:rPr>
                <w:sz w:val="20"/>
                <w:szCs w:val="20"/>
                <w:rtl w:val="0"/>
              </w:rPr>
              <w:t xml:space="preserve">md.sys.color.surface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0">
            <w:pPr>
              <w:rPr/>
            </w:pPr>
            <w:r w:rsidDel="00000000" w:rsidR="00000000" w:rsidRPr="00000000">
              <w:rPr>
                <w:sz w:val="20"/>
                <w:szCs w:val="20"/>
                <w:rtl w:val="0"/>
              </w:rPr>
              <w:t xml:space="preserve">Card backgrounds, dialog surfaces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61">
            <w:pPr>
              <w:rPr/>
            </w:pPr>
            <w:r w:rsidDel="00000000" w:rsidR="00000000" w:rsidRPr="00000000">
              <w:rPr>
                <w:sz w:val="20"/>
                <w:szCs w:val="20"/>
                <w:rtl w:val="0"/>
              </w:rPr>
              <w:t xml:space="preserve">On Primary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62">
            <w:pPr>
              <w:rPr/>
            </w:pPr>
            <w:r w:rsidDel="00000000" w:rsidR="00000000" w:rsidRPr="00000000">
              <w:rPr>
                <w:sz w:val="20"/>
                <w:szCs w:val="20"/>
                <w:rtl w:val="0"/>
              </w:rPr>
              <w:t xml:space="preserve">md.sys.color.on-primary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63">
            <w:pPr>
              <w:rPr/>
            </w:pPr>
            <w:r w:rsidDel="00000000" w:rsidR="00000000" w:rsidRPr="00000000">
              <w:rPr>
                <w:sz w:val="20"/>
                <w:szCs w:val="20"/>
                <w:rtl w:val="0"/>
              </w:rPr>
              <w:t xml:space="preserve">Text/icons on primary colour — always white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4">
            <w:pPr>
              <w:rPr/>
            </w:pPr>
            <w:r w:rsidDel="00000000" w:rsidR="00000000" w:rsidRPr="00000000">
              <w:rPr>
                <w:sz w:val="20"/>
                <w:szCs w:val="20"/>
                <w:rtl w:val="0"/>
              </w:rPr>
              <w:t xml:space="preserve">Outline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5">
            <w:pPr>
              <w:rPr/>
            </w:pPr>
            <w:r w:rsidDel="00000000" w:rsidR="00000000" w:rsidRPr="00000000">
              <w:rPr>
                <w:sz w:val="20"/>
                <w:szCs w:val="20"/>
                <w:rtl w:val="0"/>
              </w:rPr>
              <w:t xml:space="preserve">md.sys.color.outline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6">
            <w:pPr>
              <w:rPr/>
            </w:pPr>
            <w:r w:rsidDel="00000000" w:rsidR="00000000" w:rsidRPr="00000000">
              <w:rPr>
                <w:sz w:val="20"/>
                <w:szCs w:val="20"/>
                <w:rtl w:val="0"/>
              </w:rPr>
              <w:t xml:space="preserve">Borders, dividers, input outlines</w:t>
            </w:r>
            <w:r w:rsidDel="00000000" w:rsidR="00000000" w:rsidRPr="00000000">
              <w:rPr>
                <w:rtl w:val="0"/>
              </w:rPr>
            </w:r>
          </w:p>
        </w:tc>
      </w:tr>
    </w:tbl>
    <w:p w:rsidR="00000000" w:rsidDel="00000000" w:rsidP="00000000" w:rsidRDefault="00000000" w:rsidRPr="00000000" w14:paraId="00000467">
      <w:pPr>
        <w:pBdr>
          <w:left w:color="e8501a" w:space="4" w:sz="6" w:val="single"/>
        </w:pBdr>
        <w:spacing w:after="80" w:before="80" w:lineRule="auto"/>
        <w:ind w:left="360" w:firstLine="0"/>
        <w:rPr/>
      </w:pPr>
      <w:r w:rsidDel="00000000" w:rsidR="00000000" w:rsidRPr="00000000">
        <w:rPr>
          <w:b w:val="1"/>
          <w:bCs w:val="1"/>
          <w:color w:val="e8501a"/>
          <w:sz w:val="20"/>
          <w:szCs w:val="20"/>
          <w:rtl w:val="0"/>
        </w:rPr>
        <w:t xml:space="preserve">RULE: </w:t>
      </w:r>
      <w:r w:rsidDel="00000000" w:rsidR="00000000" w:rsidRPr="00000000">
        <w:rPr>
          <w:i w:val="1"/>
          <w:iCs w:val="1"/>
          <w:color w:val="3d4a5c"/>
          <w:sz w:val="20"/>
          <w:szCs w:val="20"/>
          <w:rtl w:val="0"/>
        </w:rPr>
        <w:t xml:space="preserve">Overdue balances and payment failures always use Error red — never amber or orange. The customer must immediately understand the severity.</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3"/>
        <w:rPr/>
      </w:pPr>
      <w:r w:rsidDel="00000000" w:rsidR="00000000" w:rsidRPr="00000000">
        <w:rPr>
          <w:rtl w:val="0"/>
        </w:rPr>
        <w:t xml:space="preserve">7.1.2 Typography Scale</w:t>
      </w:r>
    </w:p>
    <w:tbl>
      <w:tblPr>
        <w:tblStyle w:val="Table2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1400"/>
        <w:tblGridChange w:id="0">
          <w:tblGrid>
            <w:gridCol w:w="2000"/>
            <w:gridCol w:w="3800"/>
            <w:gridCol w:w="14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6A">
            <w:pPr>
              <w:rPr/>
            </w:pPr>
            <w:r w:rsidDel="00000000" w:rsidR="00000000" w:rsidRPr="00000000">
              <w:rPr>
                <w:b w:val="1"/>
                <w:bCs w:val="1"/>
                <w:color w:val="ffffff"/>
                <w:sz w:val="20"/>
                <w:szCs w:val="20"/>
                <w:rtl w:val="0"/>
              </w:rPr>
              <w:t xml:space="preserve">Style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6B">
            <w:pPr>
              <w:rPr/>
            </w:pPr>
            <w:r w:rsidDel="00000000" w:rsidR="00000000" w:rsidRPr="00000000">
              <w:rPr>
                <w:b w:val="1"/>
                <w:bCs w:val="1"/>
                <w:color w:val="ffffff"/>
                <w:sz w:val="20"/>
                <w:szCs w:val="20"/>
                <w:rtl w:val="0"/>
              </w:rPr>
              <w:t xml:space="preserve">Usage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6C">
            <w:pPr>
              <w:rPr/>
            </w:pPr>
            <w:r w:rsidDel="00000000" w:rsidR="00000000" w:rsidRPr="00000000">
              <w:rPr>
                <w:b w:val="1"/>
                <w:bCs w:val="1"/>
                <w:color w:val="ffffff"/>
                <w:sz w:val="20"/>
                <w:szCs w:val="20"/>
                <w:rtl w:val="0"/>
              </w:rPr>
              <w:t xml:space="preserve">Size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D">
            <w:pPr>
              <w:rPr/>
            </w:pPr>
            <w:r w:rsidDel="00000000" w:rsidR="00000000" w:rsidRPr="00000000">
              <w:rPr>
                <w:sz w:val="20"/>
                <w:szCs w:val="20"/>
                <w:rtl w:val="0"/>
              </w:rPr>
              <w:t xml:space="preserve">Display Large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E">
            <w:pPr>
              <w:rPr/>
            </w:pPr>
            <w:r w:rsidDel="00000000" w:rsidR="00000000" w:rsidRPr="00000000">
              <w:rPr>
                <w:sz w:val="20"/>
                <w:szCs w:val="20"/>
                <w:rtl w:val="0"/>
              </w:rPr>
              <w:t xml:space="preserve">Not used in app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6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0">
            <w:pPr>
              <w:rPr/>
            </w:pPr>
            <w:r w:rsidDel="00000000" w:rsidR="00000000" w:rsidRPr="00000000">
              <w:rPr>
                <w:sz w:val="20"/>
                <w:szCs w:val="20"/>
                <w:rtl w:val="0"/>
              </w:rPr>
              <w:t xml:space="preserve">Headline Large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1">
            <w:pPr>
              <w:rPr/>
            </w:pPr>
            <w:r w:rsidDel="00000000" w:rsidR="00000000" w:rsidRPr="00000000">
              <w:rPr>
                <w:sz w:val="20"/>
                <w:szCs w:val="20"/>
                <w:rtl w:val="0"/>
              </w:rPr>
              <w:t xml:space="preserve">Page titles (e.g. "Cape Town Sites")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2">
            <w:pPr>
              <w:rPr/>
            </w:pPr>
            <w:r w:rsidDel="00000000" w:rsidR="00000000" w:rsidRPr="00000000">
              <w:rPr>
                <w:sz w:val="20"/>
                <w:szCs w:val="20"/>
                <w:rtl w:val="0"/>
              </w:rPr>
              <w:t xml:space="preserve">32sp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3">
            <w:pPr>
              <w:rPr/>
            </w:pPr>
            <w:r w:rsidDel="00000000" w:rsidR="00000000" w:rsidRPr="00000000">
              <w:rPr>
                <w:sz w:val="20"/>
                <w:szCs w:val="20"/>
                <w:rtl w:val="0"/>
              </w:rPr>
              <w:t xml:space="preserve">Headline Medium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4">
            <w:pPr>
              <w:rPr/>
            </w:pPr>
            <w:r w:rsidDel="00000000" w:rsidR="00000000" w:rsidRPr="00000000">
              <w:rPr>
                <w:sz w:val="20"/>
                <w:szCs w:val="20"/>
                <w:rtl w:val="0"/>
              </w:rPr>
              <w:t xml:space="preserve">Section headings within a page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5">
            <w:pPr>
              <w:rPr/>
            </w:pPr>
            <w:r w:rsidDel="00000000" w:rsidR="00000000" w:rsidRPr="00000000">
              <w:rPr>
                <w:sz w:val="20"/>
                <w:szCs w:val="20"/>
                <w:rtl w:val="0"/>
              </w:rPr>
              <w:t xml:space="preserve">28sp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6">
            <w:pPr>
              <w:rPr/>
            </w:pPr>
            <w:r w:rsidDel="00000000" w:rsidR="00000000" w:rsidRPr="00000000">
              <w:rPr>
                <w:sz w:val="20"/>
                <w:szCs w:val="20"/>
                <w:rtl w:val="0"/>
              </w:rPr>
              <w:t xml:space="preserve">Title Large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7">
            <w:pPr>
              <w:rPr/>
            </w:pPr>
            <w:r w:rsidDel="00000000" w:rsidR="00000000" w:rsidRPr="00000000">
              <w:rPr>
                <w:sz w:val="20"/>
                <w:szCs w:val="20"/>
                <w:rtl w:val="0"/>
              </w:rPr>
              <w:t xml:space="preserve">Card headers, modal titles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8">
            <w:pPr>
              <w:rPr/>
            </w:pPr>
            <w:r w:rsidDel="00000000" w:rsidR="00000000" w:rsidRPr="00000000">
              <w:rPr>
                <w:sz w:val="20"/>
                <w:szCs w:val="20"/>
                <w:rtl w:val="0"/>
              </w:rPr>
              <w:t xml:space="preserve">22sp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9">
            <w:pPr>
              <w:rPr/>
            </w:pPr>
            <w:r w:rsidDel="00000000" w:rsidR="00000000" w:rsidRPr="00000000">
              <w:rPr>
                <w:sz w:val="20"/>
                <w:szCs w:val="20"/>
                <w:rtl w:val="0"/>
              </w:rPr>
              <w:t xml:space="preserve">Title Medium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A">
            <w:pPr>
              <w:rPr/>
            </w:pPr>
            <w:r w:rsidDel="00000000" w:rsidR="00000000" w:rsidRPr="00000000">
              <w:rPr>
                <w:sz w:val="20"/>
                <w:szCs w:val="20"/>
                <w:rtl w:val="0"/>
              </w:rPr>
              <w:t xml:space="preserve">List item primary text, form labels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B">
            <w:pPr>
              <w:rPr/>
            </w:pPr>
            <w:r w:rsidDel="00000000" w:rsidR="00000000" w:rsidRPr="00000000">
              <w:rPr>
                <w:sz w:val="20"/>
                <w:szCs w:val="20"/>
                <w:rtl w:val="0"/>
              </w:rPr>
              <w:t xml:space="preserve">16sp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C">
            <w:pPr>
              <w:rPr/>
            </w:pPr>
            <w:r w:rsidDel="00000000" w:rsidR="00000000" w:rsidRPr="00000000">
              <w:rPr>
                <w:sz w:val="20"/>
                <w:szCs w:val="20"/>
                <w:rtl w:val="0"/>
              </w:rPr>
              <w:t xml:space="preserve">Body Large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D">
            <w:pPr>
              <w:rPr/>
            </w:pPr>
            <w:r w:rsidDel="00000000" w:rsidR="00000000" w:rsidRPr="00000000">
              <w:rPr>
                <w:sz w:val="20"/>
                <w:szCs w:val="20"/>
                <w:rtl w:val="0"/>
              </w:rPr>
              <w:t xml:space="preserve">Main content, descriptions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7E">
            <w:pPr>
              <w:rPr/>
            </w:pPr>
            <w:r w:rsidDel="00000000" w:rsidR="00000000" w:rsidRPr="00000000">
              <w:rPr>
                <w:sz w:val="20"/>
                <w:szCs w:val="20"/>
                <w:rtl w:val="0"/>
              </w:rPr>
              <w:t xml:space="preserve">16sp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7F">
            <w:pPr>
              <w:rPr/>
            </w:pPr>
            <w:r w:rsidDel="00000000" w:rsidR="00000000" w:rsidRPr="00000000">
              <w:rPr>
                <w:sz w:val="20"/>
                <w:szCs w:val="20"/>
                <w:rtl w:val="0"/>
              </w:rPr>
              <w:t xml:space="preserve">Body Medium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0">
            <w:pPr>
              <w:rPr/>
            </w:pPr>
            <w:r w:rsidDel="00000000" w:rsidR="00000000" w:rsidRPr="00000000">
              <w:rPr>
                <w:sz w:val="20"/>
                <w:szCs w:val="20"/>
                <w:rtl w:val="0"/>
              </w:rPr>
              <w:t xml:space="preserve">Secondary text, metadata</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1">
            <w:pPr>
              <w:rPr/>
            </w:pPr>
            <w:r w:rsidDel="00000000" w:rsidR="00000000" w:rsidRPr="00000000">
              <w:rPr>
                <w:sz w:val="20"/>
                <w:szCs w:val="20"/>
                <w:rtl w:val="0"/>
              </w:rPr>
              <w:t xml:space="preserve">14sp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82">
            <w:pPr>
              <w:rPr/>
            </w:pPr>
            <w:r w:rsidDel="00000000" w:rsidR="00000000" w:rsidRPr="00000000">
              <w:rPr>
                <w:sz w:val="20"/>
                <w:szCs w:val="20"/>
                <w:rtl w:val="0"/>
              </w:rPr>
              <w:t xml:space="preserve">Label Large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83">
            <w:pPr>
              <w:rPr/>
            </w:pPr>
            <w:r w:rsidDel="00000000" w:rsidR="00000000" w:rsidRPr="00000000">
              <w:rPr>
                <w:sz w:val="20"/>
                <w:szCs w:val="20"/>
                <w:rtl w:val="0"/>
              </w:rPr>
              <w:t xml:space="preserve">Button labels, tab labels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84">
            <w:pPr>
              <w:rPr/>
            </w:pPr>
            <w:r w:rsidDel="00000000" w:rsidR="00000000" w:rsidRPr="00000000">
              <w:rPr>
                <w:sz w:val="20"/>
                <w:szCs w:val="20"/>
                <w:rtl w:val="0"/>
              </w:rPr>
              <w:t xml:space="preserve">14sp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5">
            <w:pPr>
              <w:rPr/>
            </w:pPr>
            <w:r w:rsidDel="00000000" w:rsidR="00000000" w:rsidRPr="00000000">
              <w:rPr>
                <w:sz w:val="20"/>
                <w:szCs w:val="20"/>
                <w:rtl w:val="0"/>
              </w:rPr>
              <w:t xml:space="preserve">Label Medium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6">
            <w:pPr>
              <w:rPr/>
            </w:pPr>
            <w:r w:rsidDel="00000000" w:rsidR="00000000" w:rsidRPr="00000000">
              <w:rPr>
                <w:sz w:val="20"/>
                <w:szCs w:val="20"/>
                <w:rtl w:val="0"/>
              </w:rPr>
              <w:t xml:space="preserve">Chips, badges, captions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7">
            <w:pPr>
              <w:rPr/>
            </w:pPr>
            <w:r w:rsidDel="00000000" w:rsidR="00000000" w:rsidRPr="00000000">
              <w:rPr>
                <w:sz w:val="20"/>
                <w:szCs w:val="20"/>
                <w:rtl w:val="0"/>
              </w:rPr>
              <w:t xml:space="preserve">12sp</w:t>
            </w:r>
            <w:r w:rsidDel="00000000" w:rsidR="00000000" w:rsidRPr="00000000">
              <w:rPr>
                <w:rtl w:val="0"/>
              </w:rPr>
            </w:r>
          </w:p>
        </w:tc>
      </w:tr>
    </w:tbl>
    <w:p w:rsidR="00000000" w:rsidDel="00000000" w:rsidP="00000000" w:rsidRDefault="00000000" w:rsidRPr="00000000" w14:paraId="00000488">
      <w:pPr>
        <w:spacing w:after="100" w:before="60" w:lineRule="auto"/>
        <w:rPr/>
      </w:pPr>
      <w:r w:rsidDel="00000000" w:rsidR="00000000" w:rsidRPr="00000000">
        <w:rPr>
          <w:rtl w:val="0"/>
        </w:rPr>
        <w:t xml:space="preserve">Font: Google Fonts — use "DM Sans" for headings (professional, modern) and "Inter" for body text (excellent readability at small sizes). Both available via Google Fonts CDN.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rPr/>
      </w:pPr>
      <w:r w:rsidDel="00000000" w:rsidR="00000000" w:rsidRPr="00000000">
        <w:rPr>
          <w:rtl w:val="0"/>
        </w:rPr>
        <w:t xml:space="preserve">7.1.3 Component Usage</w:t>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200"/>
        <w:tblGridChange w:id="0">
          <w:tblGrid>
            <w:gridCol w:w="2200"/>
            <w:gridCol w:w="3800"/>
            <w:gridCol w:w="32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8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8C">
            <w:pPr>
              <w:rPr/>
            </w:pPr>
            <w:r w:rsidDel="00000000" w:rsidR="00000000" w:rsidRPr="00000000">
              <w:rPr>
                <w:b w:val="1"/>
                <w:bCs w:val="1"/>
                <w:color w:val="ffffff"/>
                <w:sz w:val="20"/>
                <w:szCs w:val="20"/>
                <w:rtl w:val="0"/>
              </w:rPr>
              <w:t xml:space="preserve">When to Use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8D">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E">
            <w:pPr>
              <w:rPr/>
            </w:pPr>
            <w:r w:rsidDel="00000000" w:rsidR="00000000" w:rsidRPr="00000000">
              <w:rPr>
                <w:sz w:val="20"/>
                <w:szCs w:val="20"/>
                <w:rtl w:val="0"/>
              </w:rPr>
              <w:t xml:space="preserve">Filled Button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8F">
            <w:pPr>
              <w:rPr/>
            </w:pPr>
            <w:r w:rsidDel="00000000" w:rsidR="00000000" w:rsidRPr="00000000">
              <w:rPr>
                <w:sz w:val="20"/>
                <w:szCs w:val="20"/>
                <w:rtl w:val="0"/>
              </w:rPr>
              <w:t xml:space="preserve">Primary action on any screen (Save, Approve, Pay)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0">
            <w:pPr>
              <w:rPr/>
            </w:pPr>
            <w:r w:rsidDel="00000000" w:rsidR="00000000" w:rsidRPr="00000000">
              <w:rPr>
                <w:sz w:val="20"/>
                <w:szCs w:val="20"/>
                <w:rtl w:val="0"/>
              </w:rPr>
              <w:t xml:space="preserve">One per screen maximum</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1">
            <w:pPr>
              <w:rPr/>
            </w:pPr>
            <w:r w:rsidDel="00000000" w:rsidR="00000000" w:rsidRPr="00000000">
              <w:rPr>
                <w:sz w:val="20"/>
                <w:szCs w:val="20"/>
                <w:rtl w:val="0"/>
              </w:rPr>
              <w:t xml:space="preserve">Outlined Button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2">
            <w:pPr>
              <w:rPr/>
            </w:pPr>
            <w:r w:rsidDel="00000000" w:rsidR="00000000" w:rsidRPr="00000000">
              <w:rPr>
                <w:sz w:val="20"/>
                <w:szCs w:val="20"/>
                <w:rtl w:val="0"/>
              </w:rPr>
              <w:t xml:space="preserve">Secondary actions (Cancel, Export, Preview)</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3">
            <w:pPr>
              <w:rPr/>
            </w:pP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4">
            <w:pPr>
              <w:rPr/>
            </w:pPr>
            <w:r w:rsidDel="00000000" w:rsidR="00000000" w:rsidRPr="00000000">
              <w:rPr>
                <w:sz w:val="20"/>
                <w:szCs w:val="20"/>
                <w:rtl w:val="0"/>
              </w:rPr>
              <w:t xml:space="preserve">Text Button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5">
            <w:pPr>
              <w:rPr/>
            </w:pPr>
            <w:r w:rsidDel="00000000" w:rsidR="00000000" w:rsidRPr="00000000">
              <w:rPr>
                <w:sz w:val="20"/>
                <w:szCs w:val="20"/>
                <w:rtl w:val="0"/>
              </w:rPr>
              <w:t xml:space="preserve">Tertiary or destructive actions (Delete, Skip)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6">
            <w:pPr>
              <w:rPr/>
            </w:pPr>
            <w:r w:rsidDel="00000000" w:rsidR="00000000" w:rsidRPr="00000000">
              <w:rPr>
                <w:sz w:val="20"/>
                <w:szCs w:val="20"/>
                <w:rtl w:val="0"/>
              </w:rPr>
              <w:t xml:space="preserve">Red for destructive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7">
            <w:pPr>
              <w:rPr/>
            </w:pPr>
            <w:r w:rsidDel="00000000" w:rsidR="00000000" w:rsidRPr="00000000">
              <w:rPr>
                <w:sz w:val="20"/>
                <w:szCs w:val="20"/>
                <w:rtl w:val="0"/>
              </w:rPr>
              <w:t xml:space="preserve">FAB (Floating Action Button)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8">
            <w:pPr>
              <w:rPr/>
            </w:pPr>
            <w:r w:rsidDel="00000000" w:rsidR="00000000" w:rsidRPr="00000000">
              <w:rPr>
                <w:sz w:val="20"/>
                <w:szCs w:val="20"/>
                <w:rtl w:val="0"/>
              </w:rPr>
              <w:t xml:space="preserve">Primary creation action on list screens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9">
            <w:pPr>
              <w:rPr/>
            </w:pPr>
            <w:r w:rsidDel="00000000" w:rsidR="00000000" w:rsidRPr="00000000">
              <w:rPr>
                <w:sz w:val="20"/>
                <w:szCs w:val="20"/>
                <w:rtl w:val="0"/>
              </w:rPr>
              <w:t xml:space="preserve">"+ New Customer", "+ New Site"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A">
            <w:pPr>
              <w:rPr/>
            </w:pPr>
            <w:r w:rsidDel="00000000" w:rsidR="00000000" w:rsidRPr="00000000">
              <w:rPr>
                <w:sz w:val="20"/>
                <w:szCs w:val="20"/>
                <w:rtl w:val="0"/>
              </w:rPr>
              <w:t xml:space="preserve">Card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B">
            <w:pPr>
              <w:rPr/>
            </w:pPr>
            <w:r w:rsidDel="00000000" w:rsidR="00000000" w:rsidRPr="00000000">
              <w:rPr>
                <w:sz w:val="20"/>
                <w:szCs w:val="20"/>
                <w:rtl w:val="0"/>
              </w:rPr>
              <w:t xml:space="preserve">Grouping related information (customer summary, unit detail)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9C">
            <w:pPr>
              <w:rPr/>
            </w:pPr>
            <w:r w:rsidDel="00000000" w:rsidR="00000000" w:rsidRPr="00000000">
              <w:rPr>
                <w:sz w:val="20"/>
                <w:szCs w:val="20"/>
                <w:rtl w:val="0"/>
              </w:rPr>
              <w:t xml:space="preserve">Elevated (shadow) for primary content, Filled for secondary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D">
            <w:pPr>
              <w:rPr/>
            </w:pPr>
            <w:r w:rsidDel="00000000" w:rsidR="00000000" w:rsidRPr="00000000">
              <w:rPr>
                <w:sz w:val="20"/>
                <w:szCs w:val="20"/>
                <w:rtl w:val="0"/>
              </w:rPr>
              <w:t xml:space="preserve">Chip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E">
            <w:pPr>
              <w:rPr/>
            </w:pPr>
            <w:r w:rsidDel="00000000" w:rsidR="00000000" w:rsidRPr="00000000">
              <w:rPr>
                <w:sz w:val="20"/>
                <w:szCs w:val="20"/>
                <w:rtl w:val="0"/>
              </w:rPr>
              <w:t xml:space="preserve">Status indicators, filters (Active, Overdue, Available)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9F">
            <w:pPr>
              <w:rPr/>
            </w:pPr>
            <w:r w:rsidDel="00000000" w:rsidR="00000000" w:rsidRPr="00000000">
              <w:rPr>
                <w:sz w:val="20"/>
                <w:szCs w:val="20"/>
                <w:rtl w:val="0"/>
              </w:rPr>
              <w:t xml:space="preserve">Colour-coded per status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0">
            <w:pPr>
              <w:rPr/>
            </w:pPr>
            <w:r w:rsidDel="00000000" w:rsidR="00000000" w:rsidRPr="00000000">
              <w:rPr>
                <w:sz w:val="20"/>
                <w:szCs w:val="20"/>
                <w:rtl w:val="0"/>
              </w:rPr>
              <w:t xml:space="preserve">Data Table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1">
            <w:pPr>
              <w:rPr/>
            </w:pPr>
            <w:r w:rsidDel="00000000" w:rsidR="00000000" w:rsidRPr="00000000">
              <w:rPr>
                <w:sz w:val="20"/>
                <w:szCs w:val="20"/>
                <w:rtl w:val="0"/>
              </w:rPr>
              <w:t xml:space="preserve">Any list of multiple records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2">
            <w:pPr>
              <w:rPr/>
            </w:pPr>
            <w:r w:rsidDel="00000000" w:rsidR="00000000" w:rsidRPr="00000000">
              <w:rPr>
                <w:sz w:val="20"/>
                <w:szCs w:val="20"/>
                <w:rtl w:val="0"/>
              </w:rPr>
              <w:t xml:space="preserve">Sortable columns, row selection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3">
            <w:pPr>
              <w:rPr/>
            </w:pPr>
            <w:r w:rsidDel="00000000" w:rsidR="00000000" w:rsidRPr="00000000">
              <w:rPr>
                <w:sz w:val="20"/>
                <w:szCs w:val="20"/>
                <w:rtl w:val="0"/>
              </w:rPr>
              <w:t xml:space="preserve">Navigation Drawer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4">
            <w:pPr>
              <w:rPr/>
            </w:pPr>
            <w:r w:rsidDel="00000000" w:rsidR="00000000" w:rsidRPr="00000000">
              <w:rPr>
                <w:sz w:val="20"/>
                <w:szCs w:val="20"/>
                <w:rtl w:val="0"/>
              </w:rPr>
              <w:t xml:space="preserve">Primary navigation — admin CRM (desktop)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5">
            <w:pPr>
              <w:rPr/>
            </w:pPr>
            <w:r w:rsidDel="00000000" w:rsidR="00000000" w:rsidRPr="00000000">
              <w:rPr>
                <w:sz w:val="20"/>
                <w:szCs w:val="20"/>
                <w:rtl w:val="0"/>
              </w:rPr>
              <w:t xml:space="preserve">Persistent on desktop, modal on mobile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6">
            <w:pPr>
              <w:rPr/>
            </w:pPr>
            <w:r w:rsidDel="00000000" w:rsidR="00000000" w:rsidRPr="00000000">
              <w:rPr>
                <w:sz w:val="20"/>
                <w:szCs w:val="20"/>
                <w:rtl w:val="0"/>
              </w:rPr>
              <w:t xml:space="preserve">Bottom Navigation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7">
            <w:pPr>
              <w:rPr/>
            </w:pPr>
            <w:r w:rsidDel="00000000" w:rsidR="00000000" w:rsidRPr="00000000">
              <w:rPr>
                <w:sz w:val="20"/>
                <w:szCs w:val="20"/>
                <w:rtl w:val="0"/>
              </w:rPr>
              <w:t xml:space="preserve">Primary navigation — mobile only (max 5 items)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8">
            <w:pPr>
              <w:rPr/>
            </w:pP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9">
            <w:pPr>
              <w:rPr/>
            </w:pPr>
            <w:r w:rsidDel="00000000" w:rsidR="00000000" w:rsidRPr="00000000">
              <w:rPr>
                <w:sz w:val="20"/>
                <w:szCs w:val="20"/>
                <w:rtl w:val="0"/>
              </w:rPr>
              <w:t xml:space="preserve">Dialog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A">
            <w:pPr>
              <w:rPr/>
            </w:pPr>
            <w:r w:rsidDel="00000000" w:rsidR="00000000" w:rsidRPr="00000000">
              <w:rPr>
                <w:sz w:val="20"/>
                <w:szCs w:val="20"/>
                <w:rtl w:val="0"/>
              </w:rPr>
              <w:t xml:space="preserve">Confirmations for destructive/irreversible actions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B">
            <w:pPr>
              <w:rPr/>
            </w:pPr>
            <w:r w:rsidDel="00000000" w:rsidR="00000000" w:rsidRPr="00000000">
              <w:rPr>
                <w:sz w:val="20"/>
                <w:szCs w:val="20"/>
                <w:rtl w:val="0"/>
              </w:rPr>
              <w:t xml:space="preserve">Always confirm overlock, payout approval, write-off</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C">
            <w:pPr>
              <w:rPr/>
            </w:pPr>
            <w:r w:rsidDel="00000000" w:rsidR="00000000" w:rsidRPr="00000000">
              <w:rPr>
                <w:sz w:val="20"/>
                <w:szCs w:val="20"/>
                <w:rtl w:val="0"/>
              </w:rPr>
              <w:t xml:space="preserve">Snackbar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D">
            <w:pPr>
              <w:rPr/>
            </w:pPr>
            <w:r w:rsidDel="00000000" w:rsidR="00000000" w:rsidRPr="00000000">
              <w:rPr>
                <w:sz w:val="20"/>
                <w:szCs w:val="20"/>
                <w:rtl w:val="0"/>
              </w:rPr>
              <w:t xml:space="preserve">Non-critical feedback (saved, sent, copied)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AE">
            <w:pPr>
              <w:rPr/>
            </w:pPr>
            <w:r w:rsidDel="00000000" w:rsidR="00000000" w:rsidRPr="00000000">
              <w:rPr>
                <w:sz w:val="20"/>
                <w:szCs w:val="20"/>
                <w:rtl w:val="0"/>
              </w:rPr>
              <w:t xml:space="preserve">Auto-dismiss 4 seconds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AF">
            <w:pPr>
              <w:rPr/>
            </w:pPr>
            <w:r w:rsidDel="00000000" w:rsidR="00000000" w:rsidRPr="00000000">
              <w:rPr>
                <w:sz w:val="20"/>
                <w:szCs w:val="20"/>
                <w:rtl w:val="0"/>
              </w:rPr>
              <w:t xml:space="preserve">Banner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B0">
            <w:pPr>
              <w:rPr/>
            </w:pPr>
            <w:r w:rsidDel="00000000" w:rsidR="00000000" w:rsidRPr="00000000">
              <w:rPr>
                <w:sz w:val="20"/>
                <w:szCs w:val="20"/>
                <w:rtl w:val="0"/>
              </w:rPr>
              <w:t xml:space="preserve">Persistent warnings (overdue account, pending payout)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B1">
            <w:pPr>
              <w:rPr/>
            </w:pPr>
            <w:r w:rsidDel="00000000" w:rsidR="00000000" w:rsidRPr="00000000">
              <w:rPr>
                <w:sz w:val="20"/>
                <w:szCs w:val="20"/>
                <w:rtl w:val="0"/>
              </w:rPr>
              <w:t xml:space="preserve">Dismissible by operator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B2">
            <w:pPr>
              <w:rPr/>
            </w:pPr>
            <w:r w:rsidDel="00000000" w:rsidR="00000000" w:rsidRPr="00000000">
              <w:rPr>
                <w:sz w:val="20"/>
                <w:szCs w:val="20"/>
                <w:rtl w:val="0"/>
              </w:rPr>
              <w:t xml:space="preserve">Progress Indicator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B3">
            <w:pPr>
              <w:rPr/>
            </w:pPr>
            <w:r w:rsidDel="00000000" w:rsidR="00000000" w:rsidRPr="00000000">
              <w:rPr>
                <w:sz w:val="20"/>
                <w:szCs w:val="20"/>
                <w:rtl w:val="0"/>
              </w:rPr>
              <w:t xml:space="preserve">Loading states, billing batch progress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B4">
            <w:pPr>
              <w:rPr/>
            </w:pPr>
            <w:r w:rsidDel="00000000" w:rsidR="00000000" w:rsidRPr="00000000">
              <w:rPr>
                <w:sz w:val="20"/>
                <w:szCs w:val="20"/>
                <w:rtl w:val="0"/>
              </w:rPr>
              <w:t xml:space="preserve">Linear for page loads, circular for inline</w:t>
            </w:r>
            <w:r w:rsidDel="00000000" w:rsidR="00000000" w:rsidRPr="00000000">
              <w:rPr>
                <w:rtl w:val="0"/>
              </w:rPr>
            </w:r>
          </w:p>
        </w:tc>
      </w:tr>
    </w:tbl>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r w:rsidDel="00000000" w:rsidR="00000000" w:rsidRPr="00000000">
        <w:rPr>
          <w:rtl w:val="0"/>
        </w:rPr>
        <w:t xml:space="preserve">7.1.4 Elevation &amp; Spacing</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Base grid: 8dp. All spacing in multiples of 8 (8, 16, 24, 32, 48, 64)</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Cards: 1dp elevation (resting), 3dp (hovered), 8dp (dragged/selected)</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Modals and dialogs: 24dp elevation</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Navigation drawer: 16dp elevation</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Minimum touch target: 48×48dp for all interactive elements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rPr/>
      </w:pPr>
      <w:r w:rsidDel="00000000" w:rsidR="00000000" w:rsidRPr="00000000">
        <w:rPr>
          <w:rtl w:val="0"/>
        </w:rPr>
        <w:t xml:space="preserve">7.2 Navigation Structure</w:t>
      </w:r>
    </w:p>
    <w:p w:rsidR="00000000" w:rsidDel="00000000" w:rsidP="00000000" w:rsidRDefault="00000000" w:rsidRPr="00000000" w14:paraId="000004BE">
      <w:pPr>
        <w:pStyle w:val="Heading3"/>
        <w:rPr/>
      </w:pPr>
      <w:r w:rsidDel="00000000" w:rsidR="00000000" w:rsidRPr="00000000">
        <w:rPr>
          <w:rtl w:val="0"/>
        </w:rPr>
        <w:t xml:space="preserve">Admin CRM — Navigation Drawer</w:t>
      </w:r>
    </w:p>
    <w:tbl>
      <w:tblPr>
        <w:tblStyle w:val="Table2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BF">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C0">
            <w:pPr>
              <w:rPr/>
            </w:pPr>
            <w:r w:rsidDel="00000000" w:rsidR="00000000" w:rsidRPr="00000000">
              <w:rPr>
                <w:b w:val="1"/>
                <w:bCs w:val="1"/>
                <w:color w:val="ffffff"/>
                <w:sz w:val="20"/>
                <w:szCs w:val="20"/>
                <w:rtl w:val="0"/>
              </w:rPr>
              <w:t xml:space="preserve">Items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1">
            <w:pPr>
              <w:rPr/>
            </w:pPr>
            <w:r w:rsidDel="00000000" w:rsidR="00000000" w:rsidRPr="00000000">
              <w:rPr>
                <w:sz w:val="20"/>
                <w:szCs w:val="20"/>
                <w:rtl w:val="0"/>
              </w:rPr>
              <w:t xml:space="preserve">Dashboard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2">
            <w:pPr>
              <w:rPr/>
            </w:pPr>
            <w:r w:rsidDel="00000000" w:rsidR="00000000" w:rsidRPr="00000000">
              <w:rPr>
                <w:sz w:val="20"/>
                <w:szCs w:val="20"/>
                <w:rtl w:val="0"/>
              </w:rPr>
              <w:t xml:space="preserve">Portfolio overview, alerts, quick actions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3">
            <w:pPr>
              <w:rPr/>
            </w:pPr>
            <w:r w:rsidDel="00000000" w:rsidR="00000000" w:rsidRPr="00000000">
              <w:rPr>
                <w:sz w:val="20"/>
                <w:szCs w:val="20"/>
                <w:rtl w:val="0"/>
              </w:rPr>
              <w:t xml:space="preserve">Customers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4">
            <w:pPr>
              <w:rPr/>
            </w:pPr>
            <w:r w:rsidDel="00000000" w:rsidR="00000000" w:rsidRPr="00000000">
              <w:rPr>
                <w:sz w:val="20"/>
                <w:szCs w:val="20"/>
                <w:rtl w:val="0"/>
              </w:rPr>
              <w:t xml:space="preserve">All customers, search, create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5">
            <w:pPr>
              <w:rPr/>
            </w:pPr>
            <w:r w:rsidDel="00000000" w:rsidR="00000000" w:rsidRPr="00000000">
              <w:rPr>
                <w:sz w:val="20"/>
                <w:szCs w:val="20"/>
                <w:rtl w:val="0"/>
              </w:rPr>
              <w:t xml:space="preserve">Subscriptions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6">
            <w:pPr>
              <w:rPr/>
            </w:pPr>
            <w:r w:rsidDel="00000000" w:rsidR="00000000" w:rsidRPr="00000000">
              <w:rPr>
                <w:sz w:val="20"/>
                <w:szCs w:val="20"/>
                <w:rtl w:val="0"/>
              </w:rPr>
              <w:t xml:space="preserve">All subscriptions, filter by status/site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7">
            <w:pPr>
              <w:rPr/>
            </w:pPr>
            <w:r w:rsidDel="00000000" w:rsidR="00000000" w:rsidRPr="00000000">
              <w:rPr>
                <w:sz w:val="20"/>
                <w:szCs w:val="20"/>
                <w:rtl w:val="0"/>
              </w:rPr>
              <w:t xml:space="preserve">Collections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8">
            <w:pPr>
              <w:rPr/>
            </w:pPr>
            <w:r w:rsidDel="00000000" w:rsidR="00000000" w:rsidRPr="00000000">
              <w:rPr>
                <w:sz w:val="20"/>
                <w:szCs w:val="20"/>
                <w:rtl w:val="0"/>
              </w:rPr>
              <w:t xml:space="preserve">Overdue list, retry stages, manual payments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9">
            <w:pPr>
              <w:rPr/>
            </w:pPr>
            <w:r w:rsidDel="00000000" w:rsidR="00000000" w:rsidRPr="00000000">
              <w:rPr>
                <w:sz w:val="20"/>
                <w:szCs w:val="20"/>
                <w:rtl w:val="0"/>
              </w:rPr>
              <w:t xml:space="preserve">Sites &amp; Units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A">
            <w:pPr>
              <w:rPr/>
            </w:pPr>
            <w:r w:rsidDel="00000000" w:rsidR="00000000" w:rsidRPr="00000000">
              <w:rPr>
                <w:sz w:val="20"/>
                <w:szCs w:val="20"/>
                <w:rtl w:val="0"/>
              </w:rPr>
              <w:t xml:space="preserve">Site list → unit map → unit detail</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B">
            <w:pPr>
              <w:rPr/>
            </w:pPr>
            <w:r w:rsidDel="00000000" w:rsidR="00000000" w:rsidRPr="00000000">
              <w:rPr>
                <w:sz w:val="20"/>
                <w:szCs w:val="20"/>
                <w:rtl w:val="0"/>
              </w:rPr>
              <w:t xml:space="preserve">Pricing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C">
            <w:pPr>
              <w:rPr/>
            </w:pPr>
            <w:r w:rsidDel="00000000" w:rsidR="00000000" w:rsidRPr="00000000">
              <w:rPr>
                <w:sz w:val="20"/>
                <w:szCs w:val="20"/>
                <w:rtl w:val="0"/>
              </w:rPr>
              <w:t xml:space="preserve">Base prices, dynamic bands, scheduled increases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D">
            <w:pPr>
              <w:rPr/>
            </w:pPr>
            <w:r w:rsidDel="00000000" w:rsidR="00000000" w:rsidRPr="00000000">
              <w:rPr>
                <w:sz w:val="20"/>
                <w:szCs w:val="20"/>
                <w:rtl w:val="0"/>
              </w:rPr>
              <w:t xml:space="preserve">Owners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CE">
            <w:pPr>
              <w:rPr/>
            </w:pPr>
            <w:r w:rsidDel="00000000" w:rsidR="00000000" w:rsidRPr="00000000">
              <w:rPr>
                <w:sz w:val="20"/>
                <w:szCs w:val="20"/>
                <w:rtl w:val="0"/>
              </w:rPr>
              <w:t xml:space="preserve">Owner profiles, agreements, reports, payouts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CF">
            <w:pPr>
              <w:rPr/>
            </w:pPr>
            <w:r w:rsidDel="00000000" w:rsidR="00000000" w:rsidRPr="00000000">
              <w:rPr>
                <w:sz w:val="20"/>
                <w:szCs w:val="20"/>
                <w:rtl w:val="0"/>
              </w:rPr>
              <w:t xml:space="preserve">Reports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D0">
            <w:pPr>
              <w:rPr/>
            </w:pPr>
            <w:r w:rsidDel="00000000" w:rsidR="00000000" w:rsidRPr="00000000">
              <w:rPr>
                <w:sz w:val="20"/>
                <w:szCs w:val="20"/>
                <w:rtl w:val="0"/>
              </w:rPr>
              <w:t xml:space="preserve">Occupancy, financial, operational, discount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1">
            <w:pPr>
              <w:rPr/>
            </w:pPr>
            <w:r w:rsidDel="00000000" w:rsidR="00000000" w:rsidRPr="00000000">
              <w:rPr>
                <w:sz w:val="20"/>
                <w:szCs w:val="20"/>
                <w:rtl w:val="0"/>
              </w:rPr>
              <w:t xml:space="preserve">Settings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2">
            <w:pPr>
              <w:rPr/>
            </w:pPr>
            <w:r w:rsidDel="00000000" w:rsidR="00000000" w:rsidRPr="00000000">
              <w:rPr>
                <w:sz w:val="20"/>
                <w:szCs w:val="20"/>
                <w:rtl w:val="0"/>
              </w:rPr>
              <w:t xml:space="preserve">System config, product types, staff users, integrations</w:t>
            </w:r>
            <w:r w:rsidDel="00000000" w:rsidR="00000000" w:rsidRPr="00000000">
              <w:rPr>
                <w:rtl w:val="0"/>
              </w:rPr>
            </w:r>
          </w:p>
        </w:tc>
      </w:tr>
    </w:tbl>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3"/>
        <w:rPr/>
      </w:pPr>
      <w:r w:rsidDel="00000000" w:rsidR="00000000" w:rsidRPr="00000000">
        <w:rPr>
          <w:rtl w:val="0"/>
        </w:rPr>
        <w:t xml:space="preserve">Customer Web Portal — Top Navigation</w:t>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D5">
            <w:pP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D6">
            <w:pPr>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7">
            <w:pPr>
              <w:rPr/>
            </w:pPr>
            <w:r w:rsidDel="00000000" w:rsidR="00000000" w:rsidRPr="00000000">
              <w:rPr>
                <w:sz w:val="20"/>
                <w:szCs w:val="20"/>
                <w:rtl w:val="0"/>
              </w:rPr>
              <w:t xml:space="preserve">Home / Browse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8">
            <w:pPr>
              <w:rPr/>
            </w:pPr>
            <w:r w:rsidDel="00000000" w:rsidR="00000000" w:rsidRPr="00000000">
              <w:rPr>
                <w:sz w:val="20"/>
                <w:szCs w:val="20"/>
                <w:rtl w:val="0"/>
              </w:rPr>
              <w:t xml:space="preserve">Public: unit availability, pricing, size estimator, sign-up</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D9">
            <w:pPr>
              <w:rPr/>
            </w:pPr>
            <w:r w:rsidDel="00000000" w:rsidR="00000000" w:rsidRPr="00000000">
              <w:rPr>
                <w:sz w:val="20"/>
                <w:szCs w:val="20"/>
                <w:rtl w:val="0"/>
              </w:rPr>
              <w:t xml:space="preserve">Dashboard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DA">
            <w:pPr>
              <w:rPr/>
            </w:pPr>
            <w:r w:rsidDel="00000000" w:rsidR="00000000" w:rsidRPr="00000000">
              <w:rPr>
                <w:sz w:val="20"/>
                <w:szCs w:val="20"/>
                <w:rtl w:val="0"/>
              </w:rPr>
              <w:t xml:space="preserve">Authenticated: subscription status, outstanding balance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B">
            <w:pPr>
              <w:rPr/>
            </w:pPr>
            <w:r w:rsidDel="00000000" w:rsidR="00000000" w:rsidRPr="00000000">
              <w:rPr>
                <w:sz w:val="20"/>
                <w:szCs w:val="20"/>
                <w:rtl w:val="0"/>
              </w:rPr>
              <w:t xml:space="preserve">Invoices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C">
            <w:pPr>
              <w:rPr/>
            </w:pPr>
            <w:r w:rsidDel="00000000" w:rsidR="00000000" w:rsidRPr="00000000">
              <w:rPr>
                <w:sz w:val="20"/>
                <w:szCs w:val="20"/>
                <w:rtl w:val="0"/>
              </w:rPr>
              <w:t xml:space="preserve">Invoice history, PDF download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DD">
            <w:pPr>
              <w:rPr/>
            </w:pPr>
            <w:r w:rsidDel="00000000" w:rsidR="00000000" w:rsidRPr="00000000">
              <w:rPr>
                <w:sz w:val="20"/>
                <w:szCs w:val="20"/>
                <w:rtl w:val="0"/>
              </w:rPr>
              <w:t xml:space="preserve">Payments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4DE">
            <w:pPr>
              <w:rPr/>
            </w:pPr>
            <w:r w:rsidDel="00000000" w:rsidR="00000000" w:rsidRPr="00000000">
              <w:rPr>
                <w:sz w:val="20"/>
                <w:szCs w:val="20"/>
                <w:rtl w:val="0"/>
              </w:rPr>
              <w:t xml:space="preserve">Card management, pay outstanding</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DF">
            <w:pPr>
              <w:rPr/>
            </w:pPr>
            <w:r w:rsidDel="00000000" w:rsidR="00000000" w:rsidRPr="00000000">
              <w:rPr>
                <w:sz w:val="20"/>
                <w:szCs w:val="20"/>
                <w:rtl w:val="0"/>
              </w:rPr>
              <w:t xml:space="preserve">Help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4E0">
            <w:pPr>
              <w:rPr/>
            </w:pPr>
            <w:r w:rsidDel="00000000" w:rsidR="00000000" w:rsidRPr="00000000">
              <w:rPr>
                <w:sz w:val="20"/>
                <w:szCs w:val="20"/>
                <w:rtl w:val="0"/>
              </w:rPr>
              <w:t xml:space="preserve">AI chat, FAQ, escalation</w:t>
            </w:r>
            <w:r w:rsidDel="00000000" w:rsidR="00000000" w:rsidRPr="00000000">
              <w:rPr>
                <w:rtl w:val="0"/>
              </w:rPr>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rPr/>
      </w:pPr>
      <w:r w:rsidDel="00000000" w:rsidR="00000000" w:rsidRPr="00000000">
        <w:rPr>
          <w:rtl w:val="0"/>
        </w:rPr>
        <w:t xml:space="preserve">Landlord Portal — Tab Navigation</w:t>
      </w:r>
    </w:p>
    <w:p w:rsidR="00000000" w:rsidDel="00000000" w:rsidP="00000000" w:rsidRDefault="00000000" w:rsidRPr="00000000" w14:paraId="000004E3">
      <w:pPr>
        <w:spacing w:after="100" w:before="60" w:lineRule="auto"/>
        <w:rPr/>
      </w:pPr>
      <w:r w:rsidDel="00000000" w:rsidR="00000000" w:rsidRPr="00000000">
        <w:rPr>
          <w:rtl w:val="0"/>
        </w:rPr>
        <w:t xml:space="preserve">Each owned site is a tab. Within each tab: Performance | Payouts | Documents.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rPr/>
      </w:pPr>
      <w:r w:rsidDel="00000000" w:rsidR="00000000" w:rsidRPr="00000000">
        <w:rPr>
          <w:rtl w:val="0"/>
        </w:rPr>
        <w:t xml:space="preserve">7.3 Admin CRM — Key Screen Designs</w:t>
      </w:r>
    </w:p>
    <w:p w:rsidR="00000000" w:rsidDel="00000000" w:rsidP="00000000" w:rsidRDefault="00000000" w:rsidRPr="00000000" w14:paraId="000004E6">
      <w:pPr>
        <w:pStyle w:val="Heading3"/>
        <w:rPr/>
      </w:pPr>
      <w:r w:rsidDel="00000000" w:rsidR="00000000" w:rsidRPr="00000000">
        <w:rPr>
          <w:rtl w:val="0"/>
        </w:rPr>
        <w:t xml:space="preserve">7.3.1 Dashboard</w:t>
      </w:r>
    </w:p>
    <w:p w:rsidR="00000000" w:rsidDel="00000000" w:rsidP="00000000" w:rsidRDefault="00000000" w:rsidRPr="00000000" w14:paraId="000004E7">
      <w:pPr>
        <w:spacing w:after="100" w:before="60" w:lineRule="auto"/>
        <w:rPr/>
      </w:pPr>
      <w:r w:rsidDel="00000000" w:rsidR="00000000" w:rsidRPr="00000000">
        <w:rPr>
          <w:rtl w:val="0"/>
        </w:rPr>
        <w:t xml:space="preserve">The dashboard is the primary landing screen for the operations team. It answers three questions in under 5 seconds: is anything broken? what needs my attention now? how is the business performing?</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spacing w:after="100" w:before="60" w:lineRule="auto"/>
        <w:rPr/>
      </w:pPr>
      <w:r w:rsidDel="00000000" w:rsidR="00000000" w:rsidRPr="00000000">
        <w:rPr>
          <w:rtl w:val="0"/>
        </w:rPr>
        <w:t xml:space="preserve">Layout — three zones:</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TOP ROW — Alert banner (if any): overdue count, failed payments, pending payout approval, gateway offline alerts</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MIDDLE ROW — Portfolio KPI tiles (6 tiles, 2×3 grid): total occupancy %, overdue accounts count, revenue MTD, revenue vs last month, active subscriptions, vacant units</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LOWER SECTION — Two panels side by side: (left) Occupancy heat map — colour-coded cards per site/unit_type; (right) Collections pipeline — bar chart showing accounts at each retry stage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Bdr>
          <w:left w:color="e8501a" w:space="4" w:sz="6" w:val="single"/>
        </w:pBdr>
        <w:spacing w:after="80" w:before="80" w:lineRule="auto"/>
        <w:ind w:left="360" w:firstLine="0"/>
        <w:rPr/>
      </w:pPr>
      <w:r w:rsidDel="00000000" w:rsidR="00000000" w:rsidRPr="00000000">
        <w:rPr>
          <w:b w:val="1"/>
          <w:bCs w:val="1"/>
          <w:color w:val="e8501a"/>
          <w:sz w:val="20"/>
          <w:szCs w:val="20"/>
          <w:rtl w:val="0"/>
        </w:rPr>
        <w:t xml:space="preserve">UX RULE: </w:t>
      </w:r>
      <w:r w:rsidDel="00000000" w:rsidR="00000000" w:rsidRPr="00000000">
        <w:rPr>
          <w:i w:val="1"/>
          <w:iCs w:val="1"/>
          <w:color w:val="3d4a5c"/>
          <w:sz w:val="20"/>
          <w:szCs w:val="20"/>
          <w:rtl w:val="0"/>
        </w:rPr>
        <w:t xml:space="preserve">Anything requiring immediate action (overdue, gateway offline, failed payout reconciliation) must appear on the dashboard without the operator needing to navigate anywhere.</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3"/>
        <w:rPr/>
      </w:pPr>
      <w:r w:rsidDel="00000000" w:rsidR="00000000" w:rsidRPr="00000000">
        <w:rPr>
          <w:rtl w:val="0"/>
        </w:rPr>
        <w:t xml:space="preserve">7.3.2 Customer Profile Screen</w:t>
      </w:r>
    </w:p>
    <w:p w:rsidR="00000000" w:rsidDel="00000000" w:rsidP="00000000" w:rsidRDefault="00000000" w:rsidRPr="00000000" w14:paraId="000004F1">
      <w:pPr>
        <w:spacing w:after="100" w:before="60" w:lineRule="auto"/>
        <w:rPr/>
      </w:pPr>
      <w:r w:rsidDel="00000000" w:rsidR="00000000" w:rsidRPr="00000000">
        <w:rPr>
          <w:rtl w:val="0"/>
        </w:rPr>
        <w:t xml:space="preserve">The customer profile is the single most-used screen in the CRM. It must show everything relevant to that customer without requiring tab navigation. Design as a single long-scroll page with a sticky header:</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STICKY HEADER: Customer name, account number, status chip (Active / Overdue / Suspended), mobile, email, quick action buttons (New Subscription, Record Payment, Send WhatsApp)</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SECTION 1 — Contact Details: all identity fields, emergency contact, ID verification status</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SECTION 2 — Subscriptions: all active and historical subscriptions as expandable cards. Each card shows: unit, site, status, contracted price, billing day, next invoice date, access profile summary</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SECTION 3 — Invoices &amp; Payments: table of all invoices with status chips. Outstanding invoices pinned to top in Error red. Settled invoices greyed. One-click PDF download.</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SECTION 4 — Communications: chronological log of all WhatsApp and email interactions</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SECTION 5 — Access Log: all door access events for this customer</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SECTION 6 — Documents: stored leases, ID documents — upload + download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rPr/>
      </w:pPr>
      <w:r w:rsidDel="00000000" w:rsidR="00000000" w:rsidRPr="00000000">
        <w:rPr>
          <w:rtl w:val="0"/>
        </w:rPr>
        <w:t xml:space="preserve">7.3.3 Occupancy &amp; Pricing Dashboard</w:t>
      </w:r>
    </w:p>
    <w:p w:rsidR="00000000" w:rsidDel="00000000" w:rsidP="00000000" w:rsidRDefault="00000000" w:rsidRPr="00000000" w14:paraId="000004FC">
      <w:pPr>
        <w:spacing w:after="100" w:before="60" w:lineRule="auto"/>
        <w:rPr/>
      </w:pPr>
      <w:r w:rsidDel="00000000" w:rsidR="00000000" w:rsidRPr="00000000">
        <w:rPr>
          <w:rtl w:val="0"/>
        </w:rPr>
        <w:t xml:space="preserve">A single-screen view giving a complete pricing picture across all sites:</w:t>
      </w:r>
    </w:p>
    <w:p w:rsidR="00000000" w:rsidDel="00000000" w:rsidP="00000000" w:rsidRDefault="00000000" w:rsidRPr="00000000" w14:paraId="000004FD">
      <w:pPr>
        <w:rPr/>
      </w:pPr>
      <w:r w:rsidDel="00000000" w:rsidR="00000000" w:rsidRPr="00000000">
        <w:rPr>
          <w:rtl w:val="0"/>
        </w:rPr>
      </w:r>
    </w:p>
    <w:tbl>
      <w:tblPr>
        <w:tblStyle w:val="Table25"/>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8"/>
        <w:gridCol w:w="6902"/>
        <w:tblGridChange w:id="0">
          <w:tblGrid>
            <w:gridCol w:w="4298"/>
            <w:gridCol w:w="6902"/>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FE">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4FF">
            <w:pP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0">
            <w:pPr>
              <w:rPr/>
            </w:pPr>
            <w:r w:rsidDel="00000000" w:rsidR="00000000" w:rsidRPr="00000000">
              <w:rPr>
                <w:sz w:val="20"/>
                <w:szCs w:val="20"/>
                <w:rtl w:val="0"/>
              </w:rPr>
              <w:t xml:space="preserve">Site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1">
            <w:pPr>
              <w:rPr/>
            </w:pPr>
            <w:r w:rsidDel="00000000" w:rsidR="00000000" w:rsidRPr="00000000">
              <w:rPr>
                <w:sz w:val="20"/>
                <w:szCs w:val="20"/>
                <w:rtl w:val="0"/>
              </w:rPr>
              <w:t xml:space="preserve">Site name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2">
            <w:pPr>
              <w:rPr/>
            </w:pPr>
            <w:r w:rsidDel="00000000" w:rsidR="00000000" w:rsidRPr="00000000">
              <w:rPr>
                <w:sz w:val="20"/>
                <w:szCs w:val="20"/>
                <w:rtl w:val="0"/>
              </w:rPr>
              <w:t xml:space="preserve">Unit Type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3">
            <w:pPr>
              <w:rPr/>
            </w:pPr>
            <w:r w:rsidDel="00000000" w:rsidR="00000000" w:rsidRPr="00000000">
              <w:rPr>
                <w:sz w:val="20"/>
                <w:szCs w:val="20"/>
                <w:rtl w:val="0"/>
              </w:rPr>
              <w:t xml:space="preserve">Type name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4">
            <w:pPr>
              <w:rPr/>
            </w:pPr>
            <w:r w:rsidDel="00000000" w:rsidR="00000000" w:rsidRPr="00000000">
              <w:rPr>
                <w:sz w:val="20"/>
                <w:szCs w:val="20"/>
                <w:rtl w:val="0"/>
              </w:rPr>
              <w:t xml:space="preserve">Units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5">
            <w:pPr>
              <w:rPr/>
            </w:pPr>
            <w:r w:rsidDel="00000000" w:rsidR="00000000" w:rsidRPr="00000000">
              <w:rPr>
                <w:sz w:val="20"/>
                <w:szCs w:val="20"/>
                <w:rtl w:val="0"/>
              </w:rPr>
              <w:t xml:space="preserve">Occupied / Total</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6">
            <w:pPr>
              <w:rPr/>
            </w:pPr>
            <w:r w:rsidDel="00000000" w:rsidR="00000000" w:rsidRPr="00000000">
              <w:rPr>
                <w:sz w:val="20"/>
                <w:szCs w:val="20"/>
                <w:rtl w:val="0"/>
              </w:rPr>
              <w:t xml:space="preserve">Occ %</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7">
            <w:pPr>
              <w:rPr/>
            </w:pPr>
            <w:r w:rsidDel="00000000" w:rsidR="00000000" w:rsidRPr="00000000">
              <w:rPr>
                <w:sz w:val="20"/>
                <w:szCs w:val="20"/>
                <w:rtl w:val="0"/>
              </w:rPr>
              <w:t xml:space="preserve">Percentage with colour coding: &lt;50% red, 50-69% amber, 70-84% green, 85%+ blue (pricing opportunity)</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8">
            <w:pPr>
              <w:rPr/>
            </w:pPr>
            <w:r w:rsidDel="00000000" w:rsidR="00000000" w:rsidRPr="00000000">
              <w:rPr>
                <w:sz w:val="20"/>
                <w:szCs w:val="20"/>
                <w:rtl w:val="0"/>
              </w:rPr>
              <w:t xml:space="preserve">Band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9">
            <w:pPr>
              <w:rPr/>
            </w:pPr>
            <w:r w:rsidDel="00000000" w:rsidR="00000000" w:rsidRPr="00000000">
              <w:rPr>
                <w:sz w:val="20"/>
                <w:szCs w:val="20"/>
                <w:rtl w:val="0"/>
              </w:rPr>
              <w:t xml:space="preserve">Active dynamic pricing band number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A">
            <w:pPr>
              <w:rPr/>
            </w:pPr>
            <w:r w:rsidDel="00000000" w:rsidR="00000000" w:rsidRPr="00000000">
              <w:rPr>
                <w:sz w:val="20"/>
                <w:szCs w:val="20"/>
                <w:rtl w:val="0"/>
              </w:rPr>
              <w:t xml:space="preserve">Base 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B">
            <w:pPr>
              <w:rPr/>
            </w:pPr>
            <w:r w:rsidDel="00000000" w:rsidR="00000000" w:rsidRPr="00000000">
              <w:rPr>
                <w:sz w:val="20"/>
                <w:szCs w:val="20"/>
                <w:rtl w:val="0"/>
              </w:rPr>
              <w:t xml:space="preserve">Current base_price (excl VAT)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C">
            <w:pPr>
              <w:rPr/>
            </w:pPr>
            <w:r w:rsidDel="00000000" w:rsidR="00000000" w:rsidRPr="00000000">
              <w:rPr>
                <w:sz w:val="20"/>
                <w:szCs w:val="20"/>
                <w:rtl w:val="0"/>
              </w:rPr>
              <w:t xml:space="preserve">Listed Price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0D">
            <w:pPr>
              <w:rPr/>
            </w:pPr>
            <w:r w:rsidDel="00000000" w:rsidR="00000000" w:rsidRPr="00000000">
              <w:rPr>
                <w:sz w:val="20"/>
                <w:szCs w:val="20"/>
                <w:rtl w:val="0"/>
              </w:rPr>
              <w:t xml:space="preserve">current_listed_price — what new customers see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E">
            <w:pPr>
              <w:rPr/>
            </w:pPr>
            <w:r w:rsidDel="00000000" w:rsidR="00000000" w:rsidRPr="00000000">
              <w:rPr>
                <w:sz w:val="20"/>
                <w:szCs w:val="20"/>
                <w:rtl w:val="0"/>
              </w:rPr>
              <w:t xml:space="preserve">Δ</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0F">
            <w:pPr>
              <w:rPr/>
            </w:pPr>
            <w:r w:rsidDel="00000000" w:rsidR="00000000" w:rsidRPr="00000000">
              <w:rPr>
                <w:sz w:val="20"/>
                <w:szCs w:val="20"/>
                <w:rtl w:val="0"/>
              </w:rPr>
              <w:t xml:space="preserve">Difference from base (% and ZAR)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10">
            <w:pPr>
              <w:rPr/>
            </w:pPr>
            <w:r w:rsidDel="00000000" w:rsidR="00000000" w:rsidRPr="00000000">
              <w:rPr>
                <w:sz w:val="20"/>
                <w:szCs w:val="20"/>
                <w:rtl w:val="0"/>
              </w:rPr>
              <w:t xml:space="preserve">Actions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11">
            <w:pPr>
              <w:rPr/>
            </w:pPr>
            <w:r w:rsidDel="00000000" w:rsidR="00000000" w:rsidRPr="00000000">
              <w:rPr>
                <w:sz w:val="20"/>
                <w:szCs w:val="20"/>
                <w:rtl w:val="0"/>
              </w:rPr>
              <w:t xml:space="preserve">Edit bands, override, view history</w:t>
            </w:r>
            <w:r w:rsidDel="00000000" w:rsidR="00000000" w:rsidRPr="00000000">
              <w:rPr>
                <w:rtl w:val="0"/>
              </w:rPr>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rPr/>
      </w:pPr>
      <w:r w:rsidDel="00000000" w:rsidR="00000000" w:rsidRPr="00000000">
        <w:rPr>
          <w:rtl w:val="0"/>
        </w:rPr>
        <w:t xml:space="preserve">7.3.4 Collections Screen</w:t>
      </w:r>
    </w:p>
    <w:p w:rsidR="00000000" w:rsidDel="00000000" w:rsidP="00000000" w:rsidRDefault="00000000" w:rsidRPr="00000000" w14:paraId="00000514">
      <w:pPr>
        <w:spacing w:after="100" w:before="60" w:lineRule="auto"/>
        <w:rPr/>
      </w:pPr>
      <w:r w:rsidDel="00000000" w:rsidR="00000000" w:rsidRPr="00000000">
        <w:rPr>
          <w:rtl w:val="0"/>
        </w:rPr>
        <w:t xml:space="preserve">The collections screen must be fast to action. Design as a power-user tool, not a reporting view:</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Filter bar at top: by site, by retry stage, by days overdue, by amount</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row shows: customer name, unit, site, total outstanding, days overdue, retry stage, last action taken</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Inline action buttons on each row: Record Payment (opens slide-over panel), View Profile, Send WhatsApp</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Bulk select for mass WhatsApp reminder or export</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Collections pipeline summary bar at top: count per retry stage as clickable filter chips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3"/>
        <w:rPr/>
      </w:pPr>
      <w:r w:rsidDel="00000000" w:rsidR="00000000" w:rsidRPr="00000000">
        <w:rPr>
          <w:rtl w:val="0"/>
        </w:rPr>
        <w:t xml:space="preserve">7.3.5 Payout Run Screen</w:t>
      </w:r>
    </w:p>
    <w:p w:rsidR="00000000" w:rsidDel="00000000" w:rsidP="00000000" w:rsidRDefault="00000000" w:rsidRPr="00000000" w14:paraId="0000051C">
      <w:pPr>
        <w:spacing w:after="100" w:before="60" w:lineRule="auto"/>
        <w:rPr/>
      </w:pPr>
      <w:r w:rsidDel="00000000" w:rsidR="00000000" w:rsidRPr="00000000">
        <w:rPr>
          <w:rtl w:val="0"/>
        </w:rPr>
        <w:t xml:space="preserve">The payout screen is used once per month and must be deliberate — not easily accidentally triggered:</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indicator at top: Generate → Preview → Approve → Mark Paid</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Preview shows expandable rows per owner → per site → individual payment lines (for audit)</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Revenue impact summary: total payout this month vs last month, total uncollected held back</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Approve button is a Filled Button with confirmation dialog: "Confirm payout of R134,615 to 3 owners?"</w:t>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After approval: statement PDFs auto-generated, emailed, visible in portal — status chip changes to Approved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2"/>
        <w:rPr/>
      </w:pPr>
      <w:r w:rsidDel="00000000" w:rsidR="00000000" w:rsidRPr="00000000">
        <w:rPr>
          <w:rtl w:val="0"/>
        </w:rPr>
        <w:t xml:space="preserve">7.4 Customer Web Portal — Key Screen Designs</w:t>
      </w:r>
    </w:p>
    <w:p w:rsidR="00000000" w:rsidDel="00000000" w:rsidP="00000000" w:rsidRDefault="00000000" w:rsidRPr="00000000" w14:paraId="00000524">
      <w:pPr>
        <w:pStyle w:val="Heading3"/>
        <w:rPr/>
      </w:pPr>
      <w:r w:rsidDel="00000000" w:rsidR="00000000" w:rsidRPr="00000000">
        <w:rPr>
          <w:rtl w:val="0"/>
        </w:rPr>
        <w:t xml:space="preserve">7.4.1 Browse &amp; Sign-Up Flow</w:t>
      </w:r>
    </w:p>
    <w:p w:rsidR="00000000" w:rsidDel="00000000" w:rsidP="00000000" w:rsidRDefault="00000000" w:rsidRPr="00000000" w14:paraId="00000525">
      <w:pPr>
        <w:spacing w:after="100" w:before="60" w:lineRule="auto"/>
        <w:rPr/>
      </w:pPr>
      <w:r w:rsidDel="00000000" w:rsidR="00000000" w:rsidRPr="00000000">
        <w:rPr>
          <w:rtl w:val="0"/>
        </w:rPr>
        <w:t xml:space="preserve">The sign-up flow must be completeable on a mobile phone in under 5 minutes. Design as a step-by-step wizard:</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1 — Find a Unit: city selector → site cards (map optional) → unit type filter → available unit list with size, price, photo</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2 — Estimate Size: AI size estimator (optional but prominent) — "Not sure how much space you need?" card</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3 — Sign Up: name, email, mobile, password. Show dynamic pricing badge if applicable: "This unit is currently R920/month (high demand)"</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4 — Payment: </w:t>
      </w:r>
      <w:sdt>
        <w:sdtPr>
          <w:id w:val="765645076"/>
          <w:tag w:val="goog_rdk_131"/>
        </w:sdtPr>
        <w:sdtContent>
          <w:del w:author="Adam Kane-Smith" w:id="30"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833659592"/>
          <w:tag w:val="goog_rdk_132"/>
        </w:sdtPr>
        <w:sdtContent>
          <w:ins w:author="Adam Kane-Smith" w:id="30"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card capture. Show: first invoice amount (pro-rata if applicable), next billing date, full monthly rate after any discount</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5 — Lease: e-signature on digital lease. Mobile-optimised signature pad.</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Step 6 — Confirmation: "You're in! Your QR code has been sent to your WhatsApp." Show unit details and billing summary.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3"/>
        <w:rPr/>
      </w:pPr>
      <w:r w:rsidDel="00000000" w:rsidR="00000000" w:rsidRPr="00000000">
        <w:rPr>
          <w:rtl w:val="0"/>
        </w:rPr>
        <w:t xml:space="preserve">7.4.2 Customer Dashboard</w:t>
      </w:r>
    </w:p>
    <w:p w:rsidR="00000000" w:rsidDel="00000000" w:rsidP="00000000" w:rsidRDefault="00000000" w:rsidRPr="00000000" w14:paraId="0000052E">
      <w:pPr>
        <w:spacing w:after="100" w:before="60" w:lineRule="auto"/>
        <w:rPr/>
      </w:pPr>
      <w:r w:rsidDel="00000000" w:rsidR="00000000" w:rsidRPr="00000000">
        <w:rPr>
          <w:rtl w:val="0"/>
        </w:rPr>
        <w:t xml:space="preserve">The post-login dashboard must show the customer's situation at a glance:</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If account is healthy: green status banner, subscription summary cards, next billing amount and date</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If amount outstanding: full-width Error red banner at top — cannot be missed. Amount, due date, Pay Now button.</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If discount active: info banner showing discount expiry date and what the full rate will be</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subscription card: unit number, site, status, current rate, QR code button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2"/>
        <w:rPr/>
      </w:pPr>
      <w:r w:rsidDel="00000000" w:rsidR="00000000" w:rsidRPr="00000000">
        <w:rPr>
          <w:rtl w:val="0"/>
        </w:rPr>
        <w:t xml:space="preserve">7.5 Landlord Portal — Key Screen Designs</w:t>
      </w:r>
    </w:p>
    <w:p w:rsidR="00000000" w:rsidDel="00000000" w:rsidP="00000000" w:rsidRDefault="00000000" w:rsidRPr="00000000" w14:paraId="00000535">
      <w:pPr>
        <w:spacing w:after="100" w:before="60" w:lineRule="auto"/>
        <w:rPr/>
      </w:pPr>
      <w:r w:rsidDel="00000000" w:rsidR="00000000" w:rsidRPr="00000000">
        <w:rPr>
          <w:rtl w:val="0"/>
        </w:rPr>
        <w:t xml:space="preserve">The landlord portal is used once a month. It must be immediately readable — owners are not power users.</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KPI tiles: large numbers, clear labels, directional arrows in green (good) / red (bad) — matching existing Zoho report structure Fairvest already knows</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Charts: clean bar charts, no clutter — month labels on x-axis, ZAR on y-axis, values on bars</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Payout status chip prominently on each month row: Pending / Approved / Paid (with payment date)</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Mobile-friendly: property owners may check on their phones — all charts scrollable and legible on mobile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2"/>
        <w:rPr/>
      </w:pPr>
      <w:r w:rsidDel="00000000" w:rsidR="00000000" w:rsidRPr="00000000">
        <w:rPr>
          <w:rtl w:val="0"/>
        </w:rPr>
        <w:t xml:space="preserve">7.6 Responsive Design</w:t>
      </w:r>
    </w:p>
    <w:tbl>
      <w:tblPr>
        <w:tblStyle w:val="Table2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3C">
            <w:pPr>
              <w:rPr/>
            </w:pPr>
            <w:r w:rsidDel="00000000" w:rsidR="00000000" w:rsidRPr="00000000">
              <w:rPr>
                <w:b w:val="1"/>
                <w:bCs w:val="1"/>
                <w:color w:val="ffffff"/>
                <w:sz w:val="20"/>
                <w:szCs w:val="20"/>
                <w:rtl w:val="0"/>
              </w:rPr>
              <w:t xml:space="preserve">Breakpoint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3D">
            <w:pPr>
              <w:rPr/>
            </w:pPr>
            <w:r w:rsidDel="00000000" w:rsidR="00000000" w:rsidRPr="00000000">
              <w:rPr>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3E">
            <w:pPr>
              <w:rPr/>
            </w:pPr>
            <w:r w:rsidDel="00000000" w:rsidR="00000000" w:rsidRPr="00000000">
              <w:rPr>
                <w:sz w:val="20"/>
                <w:szCs w:val="20"/>
                <w:rtl w:val="0"/>
              </w:rPr>
              <w:t xml:space="preserve">&lt; 600dp (Mobile)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3F">
            <w:pPr>
              <w:rPr/>
            </w:pPr>
            <w:r w:rsidDel="00000000" w:rsidR="00000000" w:rsidRPr="00000000">
              <w:rPr>
                <w:sz w:val="20"/>
                <w:szCs w:val="20"/>
                <w:rtl w:val="0"/>
              </w:rPr>
              <w:t xml:space="preserve">Bottom navigation. Single-column layouts. Tables collapse to cards. FAB for primary actions.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40">
            <w:pPr>
              <w:rPr/>
            </w:pPr>
            <w:r w:rsidDel="00000000" w:rsidR="00000000" w:rsidRPr="00000000">
              <w:rPr>
                <w:sz w:val="20"/>
                <w:szCs w:val="20"/>
                <w:rtl w:val="0"/>
              </w:rPr>
              <w:t xml:space="preserve">600–1240dp (Tablet)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41">
            <w:pPr>
              <w:rPr/>
            </w:pPr>
            <w:r w:rsidDel="00000000" w:rsidR="00000000" w:rsidRPr="00000000">
              <w:rPr>
                <w:sz w:val="20"/>
                <w:szCs w:val="20"/>
                <w:rtl w:val="0"/>
              </w:rPr>
              <w:t xml:space="preserve">Navigation drawer (collapsible). Two-column layouts where appropriate.</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42">
            <w:pPr>
              <w:rPr/>
            </w:pPr>
            <w:r w:rsidDel="00000000" w:rsidR="00000000" w:rsidRPr="00000000">
              <w:rPr>
                <w:sz w:val="20"/>
                <w:szCs w:val="20"/>
                <w:rtl w:val="0"/>
              </w:rPr>
              <w:t xml:space="preserve">&gt; 1240dp (Desktop)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43">
            <w:pPr>
              <w:rPr/>
            </w:pPr>
            <w:r w:rsidDel="00000000" w:rsidR="00000000" w:rsidRPr="00000000">
              <w:rPr>
                <w:sz w:val="20"/>
                <w:szCs w:val="20"/>
                <w:rtl w:val="0"/>
              </w:rPr>
              <w:t xml:space="preserve">Persistent navigation drawer. Multi-column layouts. Data tables with full columns.</w:t>
            </w:r>
            <w:r w:rsidDel="00000000" w:rsidR="00000000" w:rsidRPr="00000000">
              <w:rPr>
                <w:rtl w:val="0"/>
              </w:rPr>
            </w:r>
          </w:p>
        </w:tc>
      </w:tr>
    </w:tbl>
    <w:p w:rsidR="00000000" w:rsidDel="00000000" w:rsidP="00000000" w:rsidRDefault="00000000" w:rsidRPr="00000000" w14:paraId="00000544">
      <w:pPr>
        <w:pBdr>
          <w:left w:color="e8501a" w:space="4" w:sz="6" w:val="single"/>
        </w:pBdr>
        <w:spacing w:after="80" w:before="80" w:lineRule="auto"/>
        <w:ind w:left="360" w:firstLine="0"/>
        <w:rPr/>
      </w:pPr>
      <w:r w:rsidDel="00000000" w:rsidR="00000000" w:rsidRPr="00000000">
        <w:rPr>
          <w:b w:val="1"/>
          <w:bCs w:val="1"/>
          <w:color w:val="e8501a"/>
          <w:sz w:val="20"/>
          <w:szCs w:val="20"/>
          <w:rtl w:val="0"/>
        </w:rPr>
        <w:t xml:space="preserve">PRIORITY: </w:t>
      </w:r>
      <w:r w:rsidDel="00000000" w:rsidR="00000000" w:rsidRPr="00000000">
        <w:rPr>
          <w:i w:val="1"/>
          <w:iCs w:val="1"/>
          <w:color w:val="3d4a5c"/>
          <w:sz w:val="20"/>
          <w:szCs w:val="20"/>
          <w:rtl w:val="0"/>
        </w:rPr>
        <w:t xml:space="preserve">The Admin CRM is designed desktop-first but must be fully functional on mobile — field staff need to look up customers and record payments on-site.</w:t>
      </w: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2"/>
        <w:rPr/>
      </w:pPr>
      <w:r w:rsidDel="00000000" w:rsidR="00000000" w:rsidRPr="00000000">
        <w:rPr>
          <w:rtl w:val="0"/>
        </w:rPr>
        <w:t xml:space="preserve">7.7 Accessibility</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WCAG 2.1 AA compliance throughout</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Minimum colour contrast ratio: 4.5:1 for normal text, 3:1 for large text</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All interactive elements keyboard-navigable</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Screen reader support via proper ARIA labels on all custom components</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Error states described in text — not colour alone</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Minimum touch target 48×48dp on all mobile interactions</w:t>
      </w:r>
    </w:p>
    <w:p w:rsidR="00000000" w:rsidDel="00000000" w:rsidP="00000000" w:rsidRDefault="00000000" w:rsidRPr="00000000" w14:paraId="0000054D">
      <w:pPr>
        <w:rPr/>
      </w:pPr>
      <w:r w:rsidDel="00000000" w:rsidR="00000000" w:rsidRPr="00000000">
        <w:br w:type="page"/>
      </w:r>
      <w:r w:rsidDel="00000000" w:rsidR="00000000" w:rsidRPr="00000000">
        <w:rPr>
          <w:rtl w:val="0"/>
        </w:rPr>
      </w:r>
    </w:p>
    <w:p w:rsidR="00000000" w:rsidDel="00000000" w:rsidP="00000000" w:rsidRDefault="00000000" w:rsidRPr="00000000" w14:paraId="0000054E">
      <w:pPr>
        <w:pStyle w:val="Heading1"/>
        <w:pBdr>
          <w:bottom w:color="e8501a" w:space="4" w:sz="4" w:val="single"/>
        </w:pBdr>
        <w:rPr/>
      </w:pPr>
      <w:r w:rsidDel="00000000" w:rsidR="00000000" w:rsidRPr="00000000">
        <w:rPr>
          <w:rtl w:val="0"/>
        </w:rPr>
        <w:t xml:space="preserve">8. Integration Specifications</w:t>
      </w:r>
    </w:p>
    <w:p w:rsidR="00000000" w:rsidDel="00000000" w:rsidP="00000000" w:rsidRDefault="00000000" w:rsidRPr="00000000" w14:paraId="0000054F">
      <w:pPr>
        <w:pStyle w:val="Heading2"/>
        <w:rPr/>
      </w:pPr>
      <w:r w:rsidDel="00000000" w:rsidR="00000000" w:rsidRPr="00000000">
        <w:rPr>
          <w:rtl w:val="0"/>
        </w:rPr>
        <w:t xml:space="preserve">8.1 </w:t>
      </w:r>
      <w:sdt>
        <w:sdtPr>
          <w:id w:val="-620728333"/>
          <w:tag w:val="goog_rdk_133"/>
        </w:sdtPr>
        <w:sdtContent>
          <w:del w:author="Adam Kane-Smith" w:id="31" w:date="2026-04-01T12:19:00Z">
            <w:r w:rsidDel="00000000" w:rsidR="00000000" w:rsidRPr="00000000">
              <w:rPr>
                <w:rtl w:val="0"/>
              </w:rPr>
              <w:delText xml:space="preserve">Stripe</w:delText>
            </w:r>
          </w:del>
        </w:sdtContent>
      </w:sdt>
      <w:sdt>
        <w:sdtPr>
          <w:id w:val="1721560082"/>
          <w:tag w:val="goog_rdk_134"/>
        </w:sdtPr>
        <w:sdtContent>
          <w:ins w:author="Adam Kane-Smith" w:id="31" w:date="2026-04-01T12:19:00Z">
            <w:r w:rsidDel="00000000" w:rsidR="00000000" w:rsidRPr="00000000">
              <w:rPr>
                <w:rtl w:val="0"/>
              </w:rPr>
              <w:t xml:space="preserve">Paystack</w:t>
            </w:r>
          </w:ins>
        </w:sdtContent>
      </w:sdt>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Card tokenisation: </w:t>
      </w:r>
      <w:sdt>
        <w:sdtPr>
          <w:id w:val="-436838224"/>
          <w:tag w:val="goog_rdk_135"/>
        </w:sdtPr>
        <w:sdtContent>
          <w:del w:author="Adam Kane-Smith" w:id="32"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689149545"/>
          <w:tag w:val="goog_rdk_136"/>
        </w:sdtPr>
        <w:sdtContent>
          <w:ins w:author="Adam Kane-Smith" w:id="32"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.js on frontend — card data never touches Flexistore servers</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Recurring billing: </w:t>
      </w:r>
      <w:sdt>
        <w:sdtPr>
          <w:id w:val="1949270669"/>
          <w:tag w:val="goog_rdk_137"/>
        </w:sdtPr>
        <w:sdtContent>
          <w:del w:author="Adam Kane-Smith" w:id="33"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1435947822"/>
          <w:tag w:val="goog_rdk_138"/>
        </w:sdtPr>
        <w:sdtContent>
          <w:ins w:author="Adam Kane-Smith" w:id="33"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Billing API — subscription schedules aligned to billing_day</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Settlement data: </w:t>
      </w:r>
      <w:sdt>
        <w:sdtPr>
          <w:id w:val="-2019446485"/>
          <w:tag w:val="goog_rdk_139"/>
        </w:sdtPr>
        <w:sdtContent>
          <w:del w:author="Adam Kane-Smith" w:id="34"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1302822744"/>
          <w:tag w:val="goog_rdk_140"/>
        </w:sdtPr>
        <w:sdtContent>
          <w:ins w:author="Adam Kane-Smith" w:id="34"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webhooks → update payment.settlement_date on charge.succeeded</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sees: last 4 digits + expiry only</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EFT accounts: </w:t>
      </w:r>
      <w:sdt>
        <w:sdtPr>
          <w:id w:val="-924483811"/>
          <w:tag w:val="goog_rdk_141"/>
        </w:sdtPr>
        <w:sdtContent>
          <w:del w:author="Adam Kane-Smith" w:id="35"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delText xml:space="preserve">Stripe</w:delText>
            </w:r>
          </w:del>
        </w:sdtContent>
      </w:sdt>
      <w:sdt>
        <w:sdtPr>
          <w:id w:val="447683880"/>
          <w:tag w:val="goog_rdk_142"/>
        </w:sdtPr>
        <w:sdtContent>
          <w:ins w:author="Adam Kane-Smith" w:id="35" w:date="2026-04-01T12:19:00Z">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Paystack</w:t>
            </w:r>
          </w:ins>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 not used for charging — only for potential future card fallback</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2"/>
        <w:rPr/>
      </w:pPr>
      <w:r w:rsidDel="00000000" w:rsidR="00000000" w:rsidRPr="00000000">
        <w:rPr>
          <w:rtl w:val="0"/>
        </w:rPr>
        <w:t xml:space="preserve">8.2 Xero (Accounting API — OAuth2)</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Authentication: OAuth2 with refresh token stored securely — auto-refresh before expiry</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Contacts: Flexistore contacts synced to Xero contacts — xero_contact_id stored on contact record</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Invoices: pushed as Xero Invoice objects — ACCPAY for invoices issued</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Payments: pushed as Xero Payment objects linked to invoice — separate for authorised vs settled</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Idempotency: always check xero_invoice_id before pushing — never duplicate</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Error handling: failed records logged in xero_export_batches.error_log — auto-retry on next run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2"/>
        <w:rPr/>
      </w:pPr>
      <w:r w:rsidDel="00000000" w:rsidR="00000000" w:rsidRPr="00000000">
        <w:rPr>
          <w:rtl w:val="0"/>
        </w:rPr>
        <w:t xml:space="preserve">8.3 WhatsApp Business API</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Provider: GreenPages or Meta Business Direct — to be finalised</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sdt>
        <w:sdtPr>
          <w:id w:val="181469960"/>
          <w:tag w:val="goog_rdk_143"/>
        </w:sdtPr>
        <w:sdtContent>
          <w:commentRangeStart w:id="16"/>
        </w:sdtContent>
      </w:sdt>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Each site has its own WhatsApp number registered in sites.whatsapp_number</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Customer identification: incoming message mobile number matched against contacts.mobile and authorized_persons.mobile</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Message templates: all automated messages (access granted, overdue reminder, price increase notice) use pre-approved templates</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Outbound message status tracked via webhook → communications_log.status updated</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Provider is a swappable integration layer — business logic above it does not change on provider switch</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8.4 FX Gateway / </w:t>
      </w:r>
      <w:sdt>
        <w:sdtPr>
          <w:id w:val="1627767010"/>
          <w:tag w:val="goog_rdk_144"/>
        </w:sdtPr>
        <w:sdtContent>
          <w:commentRangeStart w:id="17"/>
        </w:sdtContent>
      </w:sdt>
      <w:r w:rsidDel="00000000" w:rsidR="00000000" w:rsidRPr="00000000">
        <w:rPr>
          <w:rtl w:val="0"/>
        </w:rPr>
        <w:t xml:space="preserve">Kerong Locks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567">
      <w:pPr>
        <w:spacing w:after="100" w:before="60" w:lineRule="auto"/>
        <w:rPr/>
      </w:pPr>
      <w:r w:rsidDel="00000000" w:rsidR="00000000" w:rsidRPr="00000000">
        <w:rPr>
          <w:rtl w:val="0"/>
        </w:rPr>
        <w:t xml:space="preserve">DEFERRED TO PHASE 2 — blocked on StorPro API documentation.</w:t>
      </w:r>
    </w:p>
    <w:p w:rsidR="00000000" w:rsidDel="00000000" w:rsidP="00000000" w:rsidRDefault="00000000" w:rsidRPr="00000000" w14:paraId="00000568">
      <w:pPr>
        <w:spacing w:after="100" w:before="60" w:lineRule="auto"/>
        <w:rPr/>
      </w:pPr>
      <w:r w:rsidDel="00000000" w:rsidR="00000000" w:rsidRPr="00000000">
        <w:rPr>
          <w:rtl w:val="0"/>
        </w:rPr>
        <w:t xml:space="preserve">When available, the integration must support:</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Send unlock command: POST to gateway with door lock_id</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Send overlock command: POST to gateway with lock_id + overlock flag</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Remove overlock: POST to gateway with lock_id + remove overlock flag</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Gateway heartbeat: periodic ping — update gateways.last_heartbeat_at and status</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Response codes: logged in access_logs.gateway_response_code and duration_ms</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Offline handling: if gateway unreachable, log access_logs with result = denied, reason = gateway_error. Alert admin.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2"/>
        <w:rPr/>
      </w:pPr>
      <w:r w:rsidDel="00000000" w:rsidR="00000000" w:rsidRPr="00000000">
        <w:rPr>
          <w:rtl w:val="0"/>
        </w:rPr>
        <w:t xml:space="preserve">8.5 Lovable Marketing Site</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Entirely separate codebase and domain — no shared database</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Integration point: marketing site links to Customer Web sign-up flow via a defined URL with optional UTM parameters</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UTM parameters captured in leads.utm_source / utm_medium / utm_campaign on sign-up</w:t>
      </w:r>
    </w:p>
    <w:p w:rsidR="00000000" w:rsidDel="00000000" w:rsidP="00000000" w:rsidRDefault="00000000" w:rsidRPr="00000000" w14:paraId="00000574">
      <w:pPr>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1"/>
        <w:pBdr>
          <w:bottom w:color="e8501a" w:space="4" w:sz="4" w:val="single"/>
        </w:pBdr>
        <w:rPr/>
      </w:pPr>
      <w:r w:rsidDel="00000000" w:rsidR="00000000" w:rsidRPr="00000000">
        <w:rPr>
          <w:rtl w:val="0"/>
        </w:rPr>
        <w:t xml:space="preserve">9. Build Phasing</w:t>
      </w:r>
    </w:p>
    <w:p w:rsidR="00000000" w:rsidDel="00000000" w:rsidP="00000000" w:rsidRDefault="00000000" w:rsidRPr="00000000" w14:paraId="00000576">
      <w:pPr>
        <w:spacing w:after="100" w:before="60" w:lineRule="auto"/>
        <w:rPr/>
      </w:pPr>
      <w:r w:rsidDel="00000000" w:rsidR="00000000" w:rsidRPr="00000000">
        <w:rPr>
          <w:rtl w:val="0"/>
        </w:rPr>
        <w:t xml:space="preserve">The build is sequenced to deliver operational value as early as possible and to isolate dependencies (specifically the FX Gateway hardware integration).</w:t>
      </w:r>
    </w:p>
    <w:p w:rsidR="00000000" w:rsidDel="00000000" w:rsidP="00000000" w:rsidRDefault="00000000" w:rsidRPr="00000000" w14:paraId="00000577">
      <w:pPr>
        <w:rPr/>
      </w:pPr>
      <w:r w:rsidDel="00000000" w:rsidR="00000000" w:rsidRPr="00000000">
        <w:rPr>
          <w:rtl w:val="0"/>
        </w:rPr>
      </w:r>
    </w:p>
    <w:tbl>
      <w:tblPr>
        <w:tblStyle w:val="Table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600"/>
        <w:gridCol w:w="2200"/>
        <w:gridCol w:w="2000"/>
        <w:tblGridChange w:id="0">
          <w:tblGrid>
            <w:gridCol w:w="1400"/>
            <w:gridCol w:w="3600"/>
            <w:gridCol w:w="2200"/>
            <w:gridCol w:w="20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78">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79">
            <w:pPr>
              <w:rPr/>
            </w:pPr>
            <w:r w:rsidDel="00000000" w:rsidR="00000000" w:rsidRPr="00000000">
              <w:rPr>
                <w:b w:val="1"/>
                <w:bCs w:val="1"/>
                <w:color w:val="ffffff"/>
                <w:sz w:val="20"/>
                <w:szCs w:val="20"/>
                <w:rtl w:val="0"/>
              </w:rPr>
              <w:t xml:space="preserve">Scope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7A">
            <w:pPr>
              <w:rPr/>
            </w:pPr>
            <w:r w:rsidDel="00000000" w:rsidR="00000000" w:rsidRPr="00000000">
              <w:rPr>
                <w:b w:val="1"/>
                <w:bCs w:val="1"/>
                <w:color w:val="ffffff"/>
                <w:sz w:val="20"/>
                <w:szCs w:val="20"/>
                <w:rtl w:val="0"/>
              </w:rPr>
              <w:t xml:space="preserve">Dependency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7B">
            <w:pPr>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7C">
            <w:pPr>
              <w:rPr/>
            </w:pPr>
            <w:r w:rsidDel="00000000" w:rsidR="00000000" w:rsidRPr="00000000">
              <w:rPr>
                <w:sz w:val="20"/>
                <w:szCs w:val="20"/>
                <w:rtl w:val="0"/>
              </w:rPr>
              <w:t xml:space="preserve">Phase 1 Core Platform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7D">
            <w:pPr>
              <w:rPr/>
            </w:pPr>
            <w:r w:rsidDel="00000000" w:rsidR="00000000" w:rsidRPr="00000000">
              <w:rPr>
                <w:sz w:val="20"/>
                <w:szCs w:val="20"/>
                <w:rtl w:val="0"/>
              </w:rPr>
              <w:t xml:space="preserve">SQL schema, Admin CRM, Customer Web portal, </w:t>
            </w:r>
            <w:sdt>
              <w:sdtPr>
                <w:id w:val="1563387268"/>
                <w:tag w:val="goog_rdk_145"/>
              </w:sdtPr>
              <w:sdtContent>
                <w:del w:author="Adam Kane-Smith" w:id="36" w:date="2026-04-01T12:19:00Z">
                  <w:r w:rsidDel="00000000" w:rsidR="00000000" w:rsidRPr="00000000">
                    <w:rPr>
                      <w:sz w:val="20"/>
                      <w:szCs w:val="20"/>
                      <w:rtl w:val="0"/>
                    </w:rPr>
                    <w:delText xml:space="preserve">Stripe</w:delText>
                  </w:r>
                </w:del>
              </w:sdtContent>
            </w:sdt>
            <w:sdt>
              <w:sdtPr>
                <w:id w:val="993570607"/>
                <w:tag w:val="goog_rdk_146"/>
              </w:sdtPr>
              <w:sdtContent>
                <w:ins w:author="Adam Kane-Smith" w:id="36" w:date="2026-04-01T12:19:00Z">
                  <w:r w:rsidDel="00000000" w:rsidR="00000000" w:rsidRPr="00000000">
                    <w:rPr>
                      <w:sz w:val="20"/>
                      <w:szCs w:val="20"/>
                      <w:rtl w:val="0"/>
                    </w:rPr>
                    <w:t xml:space="preserve">Paystack</w:t>
                  </w:r>
                </w:ins>
              </w:sdtContent>
            </w:sdt>
            <w:r w:rsidDel="00000000" w:rsidR="00000000" w:rsidRPr="00000000">
              <w:rPr>
                <w:sz w:val="20"/>
                <w:szCs w:val="20"/>
                <w:rtl w:val="0"/>
              </w:rPr>
              <w:t xml:space="preserve"> billing, Xero API export, Data migration from Zoho, Base pricing, Scheduled price increases, Discounts, Business accounts, Property owner management, Owner reports, Payout module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7E">
            <w:pPr>
              <w:rPr/>
            </w:pPr>
            <w:r w:rsidDel="00000000" w:rsidR="00000000" w:rsidRPr="00000000">
              <w:rPr>
                <w:sz w:val="20"/>
                <w:szCs w:val="20"/>
                <w:rtl w:val="0"/>
              </w:rPr>
              <w:t xml:space="preserve">None — can start immediately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7F">
            <w:pPr>
              <w:rPr/>
            </w:pPr>
            <w:r w:rsidDel="00000000" w:rsidR="00000000" w:rsidRPr="00000000">
              <w:rPr>
                <w:sz w:val="20"/>
                <w:szCs w:val="20"/>
                <w:rtl w:val="0"/>
              </w:rPr>
              <w:t xml:space="preserve">Fully operational billing and customer management. Zoho decommissioned.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0">
            <w:pPr>
              <w:rPr/>
            </w:pPr>
            <w:r w:rsidDel="00000000" w:rsidR="00000000" w:rsidRPr="00000000">
              <w:rPr>
                <w:sz w:val="20"/>
                <w:szCs w:val="20"/>
                <w:rtl w:val="0"/>
              </w:rPr>
              <w:t xml:space="preserve">Phase 2 Access Control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1">
            <w:pPr>
              <w:rPr/>
            </w:pPr>
            <w:r w:rsidDel="00000000" w:rsidR="00000000" w:rsidRPr="00000000">
              <w:rPr>
                <w:sz w:val="20"/>
                <w:szCs w:val="20"/>
                <w:rtl w:val="0"/>
              </w:rPr>
              <w:t xml:space="preserve">WhatsApp integration, QR code system, FX Gateway / Kerong API, Access logging, Automated overlock, Landlord portal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2">
            <w:pPr>
              <w:rPr/>
            </w:pPr>
            <w:r w:rsidDel="00000000" w:rsidR="00000000" w:rsidRPr="00000000">
              <w:rPr>
                <w:sz w:val="20"/>
                <w:szCs w:val="20"/>
                <w:rtl w:val="0"/>
              </w:rPr>
              <w:t xml:space="preserve">StorPro FX Gateway API documentation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3">
            <w:pPr>
              <w:rPr/>
            </w:pPr>
            <w:r w:rsidDel="00000000" w:rsidR="00000000" w:rsidRPr="00000000">
              <w:rPr>
                <w:sz w:val="20"/>
                <w:szCs w:val="20"/>
                <w:rtl w:val="0"/>
              </w:rPr>
              <w:t xml:space="preserve">Physical door access via WhatsApp. Paper-free operations.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84">
            <w:pPr>
              <w:rPr/>
            </w:pPr>
            <w:r w:rsidDel="00000000" w:rsidR="00000000" w:rsidRPr="00000000">
              <w:rPr>
                <w:sz w:val="20"/>
                <w:szCs w:val="20"/>
                <w:rtl w:val="0"/>
              </w:rPr>
              <w:t xml:space="preserve">Phase 3 Intelligence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85">
            <w:pPr>
              <w:rPr/>
            </w:pPr>
            <w:r w:rsidDel="00000000" w:rsidR="00000000" w:rsidRPr="00000000">
              <w:rPr>
                <w:sz w:val="20"/>
                <w:szCs w:val="20"/>
                <w:rtl w:val="0"/>
              </w:rPr>
              <w:t xml:space="preserve">AI size estimator, AI customer service bot, Abandoned cart recovery, Dynamic occupancy pricing engine, Occupancy heat map, Dynamic pricing bands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86">
            <w:pPr>
              <w:rPr/>
            </w:pPr>
            <w:r w:rsidDel="00000000" w:rsidR="00000000" w:rsidRPr="00000000">
              <w:rPr>
                <w:sz w:val="20"/>
                <w:szCs w:val="20"/>
                <w:rtl w:val="0"/>
              </w:rPr>
              <w:t xml:space="preserve">Phase 1 complete + 3 months of occupancy data for calibration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87">
            <w:pPr>
              <w:rPr/>
            </w:pPr>
            <w:r w:rsidDel="00000000" w:rsidR="00000000" w:rsidRPr="00000000">
              <w:rPr>
                <w:sz w:val="20"/>
                <w:szCs w:val="20"/>
                <w:rtl w:val="0"/>
              </w:rPr>
              <w:t xml:space="preserve">Revenue optimisation. Reduced inbound support queries.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8">
            <w:pPr>
              <w:rPr/>
            </w:pPr>
            <w:r w:rsidDel="00000000" w:rsidR="00000000" w:rsidRPr="00000000">
              <w:rPr>
                <w:sz w:val="20"/>
                <w:szCs w:val="20"/>
                <w:rtl w:val="0"/>
              </w:rPr>
              <w:t xml:space="preserve">Phase 4 Scale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9">
            <w:pPr>
              <w:rPr/>
            </w:pPr>
            <w:r w:rsidDel="00000000" w:rsidR="00000000" w:rsidRPr="00000000">
              <w:rPr>
                <w:sz w:val="20"/>
                <w:szCs w:val="20"/>
                <w:rtl w:val="0"/>
              </w:rPr>
              <w:t xml:space="preserve">Advanced reporting, Revenue forecasting, Insurance module, Market rate comparison for dynamic pricing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A">
            <w:pPr>
              <w:rPr/>
            </w:pPr>
            <w:r w:rsidDel="00000000" w:rsidR="00000000" w:rsidRPr="00000000">
              <w:rPr>
                <w:sz w:val="20"/>
                <w:szCs w:val="20"/>
                <w:rtl w:val="0"/>
              </w:rPr>
              <w:t xml:space="preserve">Phase 3 complete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8B">
            <w:pPr>
              <w:rPr/>
            </w:pPr>
            <w:r w:rsidDel="00000000" w:rsidR="00000000" w:rsidRPr="00000000">
              <w:rPr>
                <w:sz w:val="20"/>
                <w:szCs w:val="20"/>
                <w:rtl w:val="0"/>
              </w:rPr>
              <w:t xml:space="preserve">Enterprise-grade analytics. New revenue streams.</w:t>
            </w:r>
            <w:r w:rsidDel="00000000" w:rsidR="00000000" w:rsidRPr="00000000">
              <w:rPr>
                <w:rtl w:val="0"/>
              </w:rPr>
            </w:r>
          </w:p>
        </w:tc>
      </w:tr>
    </w:tbl>
    <w:p w:rsidR="00000000" w:rsidDel="00000000" w:rsidP="00000000" w:rsidRDefault="00000000" w:rsidRPr="00000000" w14:paraId="0000058C">
      <w:pPr>
        <w:rPr/>
      </w:pPr>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1"/>
        <w:pBdr>
          <w:bottom w:color="e8501a" w:space="4" w:sz="4" w:val="single"/>
        </w:pBdr>
        <w:rPr/>
      </w:pPr>
      <w:r w:rsidDel="00000000" w:rsidR="00000000" w:rsidRPr="00000000">
        <w:rPr>
          <w:rtl w:val="0"/>
        </w:rPr>
        <w:t xml:space="preserve">10. Decisions Log</w:t>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200"/>
        <w:gridCol w:w="2000"/>
        <w:tblGridChange w:id="0">
          <w:tblGrid>
            <w:gridCol w:w="3000"/>
            <w:gridCol w:w="4200"/>
            <w:gridCol w:w="2000"/>
          </w:tblGrid>
        </w:tblGridChange>
      </w:tblGrid>
      <w:tr>
        <w:trPr>
          <w:cantSplit w:val="0"/>
          <w:tblHeader w:val="1"/>
        </w:trPr>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8E">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8F">
            <w:pPr>
              <w:rPr/>
            </w:pPr>
            <w:r w:rsidDel="00000000" w:rsidR="00000000" w:rsidRPr="00000000">
              <w:rPr>
                <w:b w:val="1"/>
                <w:bCs w:val="1"/>
                <w:color w:val="ffffff"/>
                <w:sz w:val="20"/>
                <w:szCs w:val="20"/>
                <w:rtl w:val="0"/>
              </w:rPr>
              <w:t xml:space="preserve">Resolution</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1a3c5e" w:val="clear"/>
            <w:tcMar>
              <w:top w:w="80.0" w:type="dxa"/>
              <w:left w:w="140.0" w:type="dxa"/>
              <w:bottom w:w="80.0" w:type="dxa"/>
              <w:right w:w="140.0" w:type="dxa"/>
            </w:tcMar>
          </w:tcPr>
          <w:p w:rsidR="00000000" w:rsidDel="00000000" w:rsidP="00000000" w:rsidRDefault="00000000" w:rsidRPr="00000000" w14:paraId="00000590">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1">
            <w:pPr>
              <w:rPr/>
            </w:pPr>
            <w:r w:rsidDel="00000000" w:rsidR="00000000" w:rsidRPr="00000000">
              <w:rPr>
                <w:sz w:val="20"/>
                <w:szCs w:val="20"/>
                <w:rtl w:val="0"/>
              </w:rPr>
              <w:t xml:space="preserve">WhatsApp API provider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2">
            <w:pPr>
              <w:rPr/>
            </w:pPr>
            <w:r w:rsidDel="00000000" w:rsidR="00000000" w:rsidRPr="00000000">
              <w:rPr>
                <w:sz w:val="20"/>
                <w:szCs w:val="20"/>
                <w:rtl w:val="0"/>
              </w:rPr>
              <w:t xml:space="preserve">GreenPages or Meta Business Direct — get competitive quotes before Phase 2 build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3">
            <w:pPr>
              <w:rPr/>
            </w:pPr>
            <w:r w:rsidDel="00000000" w:rsidR="00000000" w:rsidRPr="00000000">
              <w:rPr>
                <w:sz w:val="20"/>
                <w:szCs w:val="20"/>
                <w:rtl w:val="0"/>
              </w:rPr>
              <w:t xml:space="preserve">Open — Phase 2</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94">
            <w:pPr>
              <w:rPr/>
            </w:pPr>
            <w:r w:rsidDel="00000000" w:rsidR="00000000" w:rsidRPr="00000000">
              <w:rPr>
                <w:sz w:val="20"/>
                <w:szCs w:val="20"/>
                <w:rtl w:val="0"/>
              </w:rPr>
              <w:t xml:space="preserve">Xero integration format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95">
            <w:pPr>
              <w:rPr/>
            </w:pPr>
            <w:r w:rsidDel="00000000" w:rsidR="00000000" w:rsidRPr="00000000">
              <w:rPr>
                <w:sz w:val="20"/>
                <w:szCs w:val="20"/>
                <w:rtl w:val="0"/>
              </w:rPr>
              <w:t xml:space="preserve">Xero Accounting API push (OAuth2) — no manual CSV</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96">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7">
            <w:pPr>
              <w:rPr/>
            </w:pPr>
            <w:r w:rsidDel="00000000" w:rsidR="00000000" w:rsidRPr="00000000">
              <w:rPr>
                <w:sz w:val="20"/>
                <w:szCs w:val="20"/>
                <w:rtl w:val="0"/>
              </w:rPr>
              <w:t xml:space="preserve">FX Gateway protocol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8">
            <w:pPr>
              <w:rPr/>
            </w:pPr>
            <w:r w:rsidDel="00000000" w:rsidR="00000000" w:rsidRPr="00000000">
              <w:rPr>
                <w:sz w:val="20"/>
                <w:szCs w:val="20"/>
                <w:rtl w:val="0"/>
              </w:rPr>
              <w:t xml:space="preserve">Deferred — StorPro to deliver API documentation before Phase 2</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9">
            <w:pPr>
              <w:rPr/>
            </w:pPr>
            <w:r w:rsidDel="00000000" w:rsidR="00000000" w:rsidRPr="00000000">
              <w:rPr>
                <w:sz w:val="20"/>
                <w:szCs w:val="20"/>
                <w:rtl w:val="0"/>
              </w:rPr>
              <w:t xml:space="preserve">Blocked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9A">
            <w:pPr>
              <w:rPr/>
            </w:pPr>
            <w:r w:rsidDel="00000000" w:rsidR="00000000" w:rsidRPr="00000000">
              <w:rPr>
                <w:sz w:val="20"/>
                <w:szCs w:val="20"/>
                <w:rtl w:val="0"/>
              </w:rPr>
              <w:t xml:space="preserve">Pro-rata rounding</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9B">
            <w:pPr>
              <w:rPr/>
            </w:pPr>
            <w:r w:rsidDel="00000000" w:rsidR="00000000" w:rsidRPr="00000000">
              <w:rPr>
                <w:sz w:val="20"/>
                <w:szCs w:val="20"/>
                <w:rtl w:val="0"/>
              </w:rPr>
              <w:t xml:space="preserve">Round to nearest day and nearest cent. Daily rate = monthly price ÷ 30</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9C">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D">
            <w:pPr>
              <w:rPr/>
            </w:pPr>
            <w:r w:rsidDel="00000000" w:rsidR="00000000" w:rsidRPr="00000000">
              <w:rPr>
                <w:sz w:val="20"/>
                <w:szCs w:val="20"/>
                <w:rtl w:val="0"/>
              </w:rPr>
              <w:t xml:space="preserve">Auction module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E">
            <w:pPr>
              <w:rPr/>
            </w:pPr>
            <w:r w:rsidDel="00000000" w:rsidR="00000000" w:rsidRPr="00000000">
              <w:rPr>
                <w:sz w:val="20"/>
                <w:szCs w:val="20"/>
                <w:rtl w:val="0"/>
              </w:rPr>
              <w:t xml:space="preserve">Internal only — no external platform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9F">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0">
            <w:pPr>
              <w:rPr/>
            </w:pPr>
            <w:r w:rsidDel="00000000" w:rsidR="00000000" w:rsidRPr="00000000">
              <w:rPr>
                <w:sz w:val="20"/>
                <w:szCs w:val="20"/>
                <w:rtl w:val="0"/>
              </w:rPr>
              <w:t xml:space="preserve">Language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1">
            <w:pPr>
              <w:rPr/>
            </w:pPr>
            <w:r w:rsidDel="00000000" w:rsidR="00000000" w:rsidRPr="00000000">
              <w:rPr>
                <w:sz w:val="20"/>
                <w:szCs w:val="20"/>
                <w:rtl w:val="0"/>
              </w:rPr>
              <w:t xml:space="preserve">English only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2">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3">
            <w:pPr>
              <w:rPr/>
            </w:pPr>
            <w:r w:rsidDel="00000000" w:rsidR="00000000" w:rsidRPr="00000000">
              <w:rPr>
                <w:sz w:val="20"/>
                <w:szCs w:val="20"/>
                <w:rtl w:val="0"/>
              </w:rPr>
              <w:t xml:space="preserve">Staff interface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4">
            <w:pPr>
              <w:rPr/>
            </w:pPr>
            <w:r w:rsidDel="00000000" w:rsidR="00000000" w:rsidRPr="00000000">
              <w:rPr>
                <w:sz w:val="20"/>
                <w:szCs w:val="20"/>
                <w:rtl w:val="0"/>
              </w:rPr>
              <w:t xml:space="preserve">Mobile web — no native app</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5">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6">
            <w:pPr>
              <w:rPr/>
            </w:pPr>
            <w:r w:rsidDel="00000000" w:rsidR="00000000" w:rsidRPr="00000000">
              <w:rPr>
                <w:sz w:val="20"/>
                <w:szCs w:val="20"/>
                <w:rtl w:val="0"/>
              </w:rPr>
              <w:t xml:space="preserve">Marketing site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7">
            <w:pPr>
              <w:rPr/>
            </w:pPr>
            <w:r w:rsidDel="00000000" w:rsidR="00000000" w:rsidRPr="00000000">
              <w:rPr>
                <w:sz w:val="20"/>
                <w:szCs w:val="20"/>
                <w:rtl w:val="0"/>
              </w:rPr>
              <w:t xml:space="preserve">Lovable — separate team, separate sprint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8">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9">
            <w:pPr>
              <w:rPr/>
            </w:pPr>
            <w:r w:rsidDel="00000000" w:rsidR="00000000" w:rsidRPr="00000000">
              <w:rPr>
                <w:sz w:val="20"/>
                <w:szCs w:val="20"/>
                <w:rtl w:val="0"/>
              </w:rPr>
              <w:t xml:space="preserve">Revenue share base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A">
            <w:pPr>
              <w:rPr/>
            </w:pPr>
            <w:r w:rsidDel="00000000" w:rsidR="00000000" w:rsidRPr="00000000">
              <w:rPr>
                <w:sz w:val="20"/>
                <w:szCs w:val="20"/>
                <w:rtl w:val="0"/>
              </w:rPr>
              <w:t xml:space="preserve">Owner receives % of net rental (gross − discounts) + auction income. Insurance and Software Fee excluded from revenue share.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B">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C">
            <w:pPr>
              <w:rPr/>
            </w:pPr>
            <w:r w:rsidDel="00000000" w:rsidR="00000000" w:rsidRPr="00000000">
              <w:rPr>
                <w:sz w:val="20"/>
                <w:szCs w:val="20"/>
                <w:rtl w:val="0"/>
              </w:rPr>
              <w:t xml:space="preserve">Dynamic pricing granularity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D">
            <w:pPr>
              <w:rPr/>
            </w:pPr>
            <w:r w:rsidDel="00000000" w:rsidR="00000000" w:rsidRPr="00000000">
              <w:rPr>
                <w:sz w:val="20"/>
                <w:szCs w:val="20"/>
                <w:rtl w:val="0"/>
              </w:rPr>
              <w:t xml:space="preserve">Per site per unit_type — never site-wide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AE">
            <w:pPr>
              <w:rPr/>
            </w:pPr>
            <w:r w:rsidDel="00000000" w:rsidR="00000000" w:rsidRPr="00000000">
              <w:rPr>
                <w:sz w:val="20"/>
                <w:szCs w:val="20"/>
                <w:rtl w:val="0"/>
              </w:rPr>
              <w:t xml:space="preserve">Decided</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AF">
            <w:pPr>
              <w:rPr/>
            </w:pPr>
            <w:r w:rsidDel="00000000" w:rsidR="00000000" w:rsidRPr="00000000">
              <w:rPr>
                <w:sz w:val="20"/>
                <w:szCs w:val="20"/>
                <w:rtl w:val="0"/>
              </w:rPr>
              <w:t xml:space="preserve">EFT door suspension threshold</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0">
            <w:pPr>
              <w:rPr/>
            </w:pPr>
            <w:r w:rsidDel="00000000" w:rsidR="00000000" w:rsidRPr="00000000">
              <w:rPr>
                <w:sz w:val="20"/>
                <w:szCs w:val="20"/>
                <w:rtl w:val="0"/>
              </w:rPr>
              <w:t xml:space="preserve">Day 10 after due date (vs Day 4 for </w:t>
            </w:r>
            <w:sdt>
              <w:sdtPr>
                <w:id w:val="-1680464098"/>
                <w:tag w:val="goog_rdk_147"/>
              </w:sdtPr>
              <w:sdtContent>
                <w:del w:author="Adam Kane-Smith" w:id="37" w:date="2026-04-01T12:19:00Z">
                  <w:r w:rsidDel="00000000" w:rsidR="00000000" w:rsidRPr="00000000">
                    <w:rPr>
                      <w:sz w:val="20"/>
                      <w:szCs w:val="20"/>
                      <w:rtl w:val="0"/>
                    </w:rPr>
                    <w:delText xml:space="preserve">Stripe</w:delText>
                  </w:r>
                </w:del>
              </w:sdtContent>
            </w:sdt>
            <w:sdt>
              <w:sdtPr>
                <w:id w:val="-1836413335"/>
                <w:tag w:val="goog_rdk_148"/>
              </w:sdtPr>
              <w:sdtContent>
                <w:ins w:author="Adam Kane-Smith" w:id="37" w:date="2026-04-01T12:19:00Z">
                  <w:r w:rsidDel="00000000" w:rsidR="00000000" w:rsidRPr="00000000">
                    <w:rPr>
                      <w:sz w:val="20"/>
                      <w:szCs w:val="20"/>
                      <w:rtl w:val="0"/>
                    </w:rPr>
                    <w:t xml:space="preserve">Paystack</w:t>
                  </w:r>
                </w:ins>
              </w:sdtContent>
            </w:sdt>
            <w:r w:rsidDel="00000000" w:rsidR="00000000" w:rsidRPr="00000000">
              <w:rPr>
                <w:sz w:val="20"/>
                <w:szCs w:val="20"/>
                <w:rtl w:val="0"/>
              </w:rPr>
              <w:t xml:space="preserve">) — confirm with GM</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1">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2">
            <w:pPr>
              <w:rPr/>
            </w:pPr>
            <w:r w:rsidDel="00000000" w:rsidR="00000000" w:rsidRPr="00000000">
              <w:rPr>
                <w:sz w:val="20"/>
                <w:szCs w:val="20"/>
                <w:rtl w:val="0"/>
              </w:rPr>
              <w:t xml:space="preserve">EFT approval authority</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3">
            <w:pPr>
              <w:rPr/>
            </w:pPr>
            <w:r w:rsidDel="00000000" w:rsidR="00000000" w:rsidRPr="00000000">
              <w:rPr>
                <w:sz w:val="20"/>
                <w:szCs w:val="20"/>
                <w:rtl w:val="0"/>
              </w:rPr>
              <w:t xml:space="preserve">Confirm whether Super Admin only or any operator can approve EFT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4">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5">
            <w:pPr>
              <w:rPr/>
            </w:pPr>
            <w:r w:rsidDel="00000000" w:rsidR="00000000" w:rsidRPr="00000000">
              <w:rPr>
                <w:sz w:val="20"/>
                <w:szCs w:val="20"/>
                <w:rtl w:val="0"/>
              </w:rPr>
              <w:t xml:space="preserve">Consolidated statement date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6">
            <w:pPr>
              <w:rPr/>
            </w:pPr>
            <w:r w:rsidDel="00000000" w:rsidR="00000000" w:rsidRPr="00000000">
              <w:rPr>
                <w:sz w:val="20"/>
                <w:szCs w:val="20"/>
                <w:rtl w:val="0"/>
              </w:rPr>
              <w:t xml:space="preserve">Confirm: fixed monthly date (e.g. 1st) or per-subscription billing event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7">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8">
            <w:pPr>
              <w:rPr/>
            </w:pPr>
            <w:r w:rsidDel="00000000" w:rsidR="00000000" w:rsidRPr="00000000">
              <w:rPr>
                <w:sz w:val="20"/>
                <w:szCs w:val="20"/>
                <w:rtl w:val="0"/>
              </w:rPr>
              <w:t xml:space="preserve">VAT on insurance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9">
            <w:pPr>
              <w:rPr/>
            </w:pPr>
            <w:r w:rsidDel="00000000" w:rsidR="00000000" w:rsidRPr="00000000">
              <w:rPr>
                <w:sz w:val="20"/>
                <w:szCs w:val="20"/>
                <w:rtl w:val="0"/>
              </w:rPr>
              <w:t xml:space="preserve">Confirm with accountant — may be exempt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A">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B">
            <w:pPr>
              <w:rPr/>
            </w:pPr>
            <w:r w:rsidDel="00000000" w:rsidR="00000000" w:rsidRPr="00000000">
              <w:rPr>
                <w:sz w:val="20"/>
                <w:szCs w:val="20"/>
                <w:rtl w:val="0"/>
              </w:rPr>
              <w:t xml:space="preserve">VAT on software fee</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C">
            <w:pPr>
              <w:rPr/>
            </w:pPr>
            <w:r w:rsidDel="00000000" w:rsidR="00000000" w:rsidRPr="00000000">
              <w:rPr>
                <w:sz w:val="20"/>
                <w:szCs w:val="20"/>
                <w:rtl w:val="0"/>
              </w:rPr>
              <w:t xml:space="preserve">Confirm with accountant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BD">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E">
            <w:pPr>
              <w:rPr/>
            </w:pPr>
            <w:r w:rsidDel="00000000" w:rsidR="00000000" w:rsidRPr="00000000">
              <w:rPr>
                <w:sz w:val="20"/>
                <w:szCs w:val="20"/>
                <w:rtl w:val="0"/>
              </w:rPr>
              <w:t xml:space="preserve">Manual adjustment approval</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BF">
            <w:pPr>
              <w:rPr/>
            </w:pPr>
            <w:r w:rsidDel="00000000" w:rsidR="00000000" w:rsidRPr="00000000">
              <w:rPr>
                <w:sz w:val="20"/>
                <w:szCs w:val="20"/>
                <w:rtl w:val="0"/>
              </w:rPr>
              <w:t xml:space="preserve">Confirm whether payout manual adjustments require Super Admin or any operator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C0">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C1">
            <w:pPr>
              <w:rPr/>
            </w:pPr>
            <w:r w:rsidDel="00000000" w:rsidR="00000000" w:rsidRPr="00000000">
              <w:rPr>
                <w:sz w:val="20"/>
                <w:szCs w:val="20"/>
                <w:rtl w:val="0"/>
              </w:rPr>
              <w:t xml:space="preserve">Auction income VAT treatment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C2">
            <w:pPr>
              <w:rPr/>
            </w:pPr>
            <w:r w:rsidDel="00000000" w:rsidR="00000000" w:rsidRPr="00000000">
              <w:rPr>
                <w:sz w:val="20"/>
                <w:szCs w:val="20"/>
                <w:rtl w:val="0"/>
              </w:rPr>
              <w:t xml:space="preserve">Confirm with accountant</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fffff" w:val="clear"/>
            <w:tcMar>
              <w:top w:w="60.0" w:type="dxa"/>
              <w:left w:w="140.0" w:type="dxa"/>
              <w:bottom w:w="60.0" w:type="dxa"/>
              <w:right w:w="140.0" w:type="dxa"/>
            </w:tcMar>
          </w:tcPr>
          <w:p w:rsidR="00000000" w:rsidDel="00000000" w:rsidP="00000000" w:rsidRDefault="00000000" w:rsidRPr="00000000" w14:paraId="000005C3">
            <w:pPr>
              <w:rPr/>
            </w:pPr>
            <w:r w:rsidDel="00000000" w:rsidR="00000000" w:rsidRPr="00000000">
              <w:rPr>
                <w:sz w:val="20"/>
                <w:szCs w:val="20"/>
                <w:rtl w:val="0"/>
              </w:rPr>
              <w:t xml:space="preserve">Pending confirmation</w:t>
            </w:r>
            <w:r w:rsidDel="00000000" w:rsidR="00000000" w:rsidRPr="00000000">
              <w:rPr>
                <w:rtl w:val="0"/>
              </w:rPr>
            </w:r>
          </w:p>
        </w:tc>
      </w:tr>
      <w:tr>
        <w:trPr>
          <w:cantSplit w:val="0"/>
          <w:tblHeader w:val="0"/>
        </w:trPr>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C4">
            <w:pPr>
              <w:rPr/>
            </w:pPr>
            <w:r w:rsidDel="00000000" w:rsidR="00000000" w:rsidRPr="00000000">
              <w:rPr>
                <w:sz w:val="20"/>
                <w:szCs w:val="20"/>
                <w:rtl w:val="0"/>
              </w:rPr>
              <w:t xml:space="preserve">Billing day divisor</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C5">
            <w:pPr>
              <w:rPr/>
            </w:pPr>
            <w:r w:rsidDel="00000000" w:rsidR="00000000" w:rsidRPr="00000000">
              <w:rPr>
                <w:sz w:val="20"/>
                <w:szCs w:val="20"/>
                <w:rtl w:val="0"/>
              </w:rPr>
              <w:t xml:space="preserve">Daily rate = monthly price ÷ 30 (fixed). Confirm this is acceptable for annual subs.</w:t>
            </w:r>
            <w:r w:rsidDel="00000000" w:rsidR="00000000" w:rsidRPr="00000000">
              <w:rPr>
                <w:rtl w:val="0"/>
              </w:rPr>
            </w:r>
          </w:p>
        </w:tc>
        <w:tc>
          <w:tcPr>
            <w:tcBorders>
              <w:top w:color="b0c8de" w:space="0" w:sz="4" w:val="single"/>
              <w:left w:color="b0c8de" w:space="0" w:sz="4" w:val="single"/>
              <w:bottom w:color="b0c8de" w:space="0" w:sz="4" w:val="single"/>
              <w:right w:color="b0c8de" w:space="0" w:sz="4" w:val="single"/>
            </w:tcBorders>
            <w:shd w:fill="f5f9fd" w:val="clear"/>
            <w:tcMar>
              <w:top w:w="60.0" w:type="dxa"/>
              <w:left w:w="140.0" w:type="dxa"/>
              <w:bottom w:w="60.0" w:type="dxa"/>
              <w:right w:w="140.0" w:type="dxa"/>
            </w:tcMar>
          </w:tcPr>
          <w:p w:rsidR="00000000" w:rsidDel="00000000" w:rsidP="00000000" w:rsidRDefault="00000000" w:rsidRPr="00000000" w14:paraId="000005C6">
            <w:pPr>
              <w:rPr/>
            </w:pPr>
            <w:r w:rsidDel="00000000" w:rsidR="00000000" w:rsidRPr="00000000">
              <w:rPr>
                <w:sz w:val="20"/>
                <w:szCs w:val="20"/>
                <w:rtl w:val="0"/>
              </w:rPr>
              <w:t xml:space="preserve">Pending confirmation</w:t>
            </w:r>
            <w:r w:rsidDel="00000000" w:rsidR="00000000" w:rsidRPr="00000000">
              <w:rPr>
                <w:rtl w:val="0"/>
              </w:rPr>
            </w:r>
          </w:p>
        </w:tc>
      </w:tr>
    </w:tbl>
    <w:p w:rsidR="00000000" w:rsidDel="00000000" w:rsidP="00000000" w:rsidRDefault="00000000" w:rsidRPr="00000000" w14:paraId="000005C7">
      <w:pPr>
        <w:rPr/>
      </w:pPr>
      <w:r w:rsidDel="00000000" w:rsidR="00000000" w:rsidRPr="00000000">
        <w:br w:type="page"/>
      </w:r>
      <w:r w:rsidDel="00000000" w:rsidR="00000000" w:rsidRPr="00000000">
        <w:rPr>
          <w:rtl w:val="0"/>
        </w:rPr>
      </w:r>
    </w:p>
    <w:sectPr>
      <w:headerReference r:id="rId9" w:type="default"/>
      <w:footerReference r:id="rId10"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Kane-Smith" w:id="6" w:date="2026-04-01T11:08:00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increase shoudl be more than 9 months after initiation sicne customers will typically have enjoyed a discount for the first three or four months and so a further 'increase' too soon after the discount expires will be more noticable.</w:t>
      </w:r>
    </w:p>
  </w:comment>
  <w:comment w:author="Adam Kane-Smith" w:id="14" w:date="2026-04-01T12:05:00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contracts provide that this report needs to be provide by the 5th working day of the next month.</w:t>
      </w:r>
    </w:p>
  </w:comment>
  <w:comment w:author="Adam Kane-Smith" w:id="4" w:date="2026-04-01T11:05:00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contemplated in this redesign?</w:t>
      </w:r>
    </w:p>
  </w:comment>
  <w:comment w:author="Adam Kane-Smith" w:id="9" w:date="2026-04-01T11:53:00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T's&amp;C's provide for a late payment charge.  We have not applied this uniformly to date and it would be good to do that automatically - perhaps with a months grace applied and the charge applicable form the second late payment?</w:t>
      </w:r>
    </w:p>
  </w:comment>
  <w:comment w:author="Adam Kane-Smith" w:id="17" w:date="2026-05-04T13:11:06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of NFC Locks and building the system to provide for them in the future?</w:t>
      </w:r>
    </w:p>
  </w:comment>
  <w:comment w:author="Adam Kane-Smith" w:id="10" w:date="2026-04-01T11:58:00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documented process for this which we could review and apply here.</w:t>
      </w:r>
    </w:p>
  </w:comment>
  <w:comment w:author="Adam Kane-Smith" w:id="8" w:date="2026-04-01T11:21:00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14 but should be shorter.  No merit in longer notice periods - they only result in more calls to customer services when billing continues after customer have moved out</w:t>
      </w:r>
    </w:p>
  </w:comment>
  <w:comment w:author="Adam Kane-Smith" w:id="5" w:date="2026-04-01T11:04:00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the notice period to be 3 days and the concept of prorating not to be factored into the design of the system.</w:t>
      </w:r>
    </w:p>
  </w:comment>
  <w:comment w:author="Adam Kane-Smith" w:id="2" w:date="2026-04-01T11:02:00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look right.  No prorating.  Use the monthly billing rate only.</w:t>
      </w:r>
    </w:p>
  </w:comment>
  <w:comment w:author="Adam Kane-Smith" w:id="3" w:date="2026-04-01T11:03:00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need for any prorating?  This Cancellation pro-rating is not required - in SA</w:t>
      </w:r>
    </w:p>
  </w:comment>
  <w:comment w:author="Adam Kane-Smith" w:id="7" w:date="2026-04-01T11:23:00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Period must be reitterated in the Welcome letter.</w:t>
      </w:r>
    </w:p>
  </w:comment>
  <w:comment w:author="Adam Kane-Smith" w:id="11" w:date="2026-04-01T11:59:00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Accounting policy is that settlement arrangement result in credit notes being issued but auctioned units have their balance written off to Bad Debts.</w:t>
      </w:r>
    </w:p>
  </w:comment>
  <w:comment w:author="Adam Kane-Smith" w:id="0" w:date="2026-03-30T17:45:00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security it may be useful to have a site divided behind various 'units' applicable to a subset of doors for the site.</w:t>
      </w:r>
    </w:p>
  </w:comment>
  <w:comment w:author="Adam Kane-Smith" w:id="12" w:date="2026-04-01T12:02:00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distinction needs to be made between Net Rental invoiced and net Rental collected.  It is only the rental collected which forms part of this calculation.</w:t>
      </w:r>
    </w:p>
  </w:comment>
  <w:comment w:author="Adam Kane-Smith" w:id="13" w:date="2026-04-01T12:04:00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practice there needs to be a delay of a few days to allow for the processing of month end EFT payements and any other adjustments - before the reports are pulled from Xero.</w:t>
      </w:r>
    </w:p>
  </w:comment>
  <w:comment w:author="Adam Kane-Smith" w:id="1" w:date="2026-03-30T17:45:00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Paystack</w:t>
      </w:r>
    </w:p>
  </w:comment>
  <w:comment w:author="Adam Kane-Smith" w:id="15" w:date="2026-04-01T12:07:00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this is necessary in addition to the report.  Currently the report is issued with an instruction to issue an invoice for the amount reflected in the report as being due.</w:t>
      </w:r>
    </w:p>
  </w:comment>
  <w:comment w:author="Adam Kane-Smith" w:id="16" w:date="2026-05-04T13:08:51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separate number required for each site or can location be used as the mechanism to direct a new customer prospect to the page applicable to the site they are closest 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CA" w15:done="0"/>
  <w15:commentEx w15:paraId="000005CB" w15:done="0"/>
  <w15:commentEx w15:paraId="000005CC" w15:done="0"/>
  <w15:commentEx w15:paraId="000005CD" w15:done="0"/>
  <w15:commentEx w15:paraId="000005CE" w15:done="0"/>
  <w15:commentEx w15:paraId="000005CF" w15:done="0"/>
  <w15:commentEx w15:paraId="000005D0" w15:done="0"/>
  <w15:commentEx w15:paraId="000005D1" w15:done="0"/>
  <w15:commentEx w15:paraId="000005D2" w15:done="0"/>
  <w15:commentEx w15:paraId="000005D3" w15:paraIdParent="000005D2" w15:done="0"/>
  <w15:commentEx w15:paraId="000005D4" w15:done="0"/>
  <w15:commentEx w15:paraId="000005D5" w15:done="0"/>
  <w15:commentEx w15:paraId="000005D6" w15:done="0"/>
  <w15:commentEx w15:paraId="000005D7" w15:done="0"/>
  <w15:commentEx w15:paraId="000005D8" w15:done="0"/>
  <w15:commentEx w15:paraId="000005D9" w15:done="0"/>
  <w15:commentEx w15:paraId="000005DA" w15:done="0"/>
  <w15:commentEx w15:paraId="000005D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ungsuh"/>
  <w:font w:name="Arial"/>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pBdr>
        <w:top w:color="b0c8de" w:space="0" w:sz="4" w:val="single"/>
      </w:pBdr>
      <w:tabs>
        <w:tab w:val="right" w:leader="none" w:pos="9026"/>
      </w:tabs>
      <w:rPr/>
    </w:pPr>
    <w:r w:rsidDel="00000000" w:rsidR="00000000" w:rsidRPr="00000000">
      <w:rPr>
        <w:color w:val="7fa8c9"/>
        <w:sz w:val="16"/>
        <w:szCs w:val="16"/>
        <w:rtl w:val="0"/>
      </w:rPr>
      <w:t xml:space="preserve">Version 3.0  |  March 2026</w:t>
    </w:r>
    <w:r w:rsidDel="00000000" w:rsidR="00000000" w:rsidRPr="00000000">
      <w:rPr>
        <w:sz w:val="16"/>
        <w:szCs w:val="16"/>
        <w:rtl w:val="0"/>
      </w:rPr>
      <w:tab/>
    </w:r>
    <w:r w:rsidDel="00000000" w:rsidR="00000000" w:rsidRPr="00000000">
      <w:rPr>
        <w:color w:val="7fa8c9"/>
        <w:sz w:val="16"/>
        <w:szCs w:val="16"/>
        <w:rtl w:val="0"/>
      </w:rPr>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pBdr>
        <w:bottom w:color="b0c8de" w:space="0" w:sz="4" w:val="single"/>
      </w:pBdr>
      <w:rPr/>
    </w:pPr>
    <w:r w:rsidDel="00000000" w:rsidR="00000000" w:rsidRPr="00000000">
      <w:rPr>
        <w:color w:val="7fa8c9"/>
        <w:sz w:val="16"/>
        <w:szCs w:val="16"/>
        <w:rtl w:val="0"/>
      </w:rPr>
      <w:t xml:space="preserve">FLEXISTORE SOUTH AFRICA  |  Platform Master Specification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1a3c5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d6a9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1a3c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g0SkI5YBDrcMxViQrLtmuVukg==">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